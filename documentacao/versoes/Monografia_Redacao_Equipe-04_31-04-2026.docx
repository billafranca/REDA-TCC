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6B254" w14:textId="77777777" w:rsidR="00873007" w:rsidRPr="00873007" w:rsidRDefault="00873007" w:rsidP="00F62FE3">
      <w:pPr>
        <w:spacing w:before="100" w:beforeAutospacing="1" w:after="100" w:afterAutospacing="1" w:line="240" w:lineRule="auto"/>
        <w:contextualSpacing/>
        <w:jc w:val="center"/>
        <w:rPr>
          <w:b/>
          <w:bCs/>
          <w:sz w:val="28"/>
          <w:szCs w:val="28"/>
        </w:rPr>
      </w:pPr>
      <w:r w:rsidRPr="00873007">
        <w:rPr>
          <w:b/>
          <w:bCs/>
          <w:sz w:val="28"/>
          <w:szCs w:val="28"/>
        </w:rPr>
        <w:t>CENTRO PAULA SOUZA</w:t>
      </w:r>
    </w:p>
    <w:p w14:paraId="5DE42B23" w14:textId="77777777" w:rsidR="00873007"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ETEC UIRAPURU</w:t>
      </w:r>
    </w:p>
    <w:p w14:paraId="7890B522" w14:textId="1557C9C4" w:rsidR="009256BC"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Desenvolvimento de Sistemas</w:t>
      </w:r>
    </w:p>
    <w:p w14:paraId="485E8D4B" w14:textId="77777777" w:rsidR="00657D47" w:rsidRDefault="00657D47" w:rsidP="00657D47">
      <w:pPr>
        <w:jc w:val="center"/>
        <w:rPr>
          <w:b/>
          <w:bCs/>
        </w:rPr>
      </w:pPr>
    </w:p>
    <w:p w14:paraId="6E5F63CA" w14:textId="77777777" w:rsidR="00657D47" w:rsidRDefault="00657D47" w:rsidP="00657D47">
      <w:pPr>
        <w:jc w:val="center"/>
        <w:rPr>
          <w:b/>
          <w:bCs/>
        </w:rPr>
      </w:pPr>
    </w:p>
    <w:p w14:paraId="5C842BA6" w14:textId="77777777" w:rsidR="00657D47" w:rsidRDefault="00657D47" w:rsidP="00657D47">
      <w:pPr>
        <w:jc w:val="center"/>
        <w:rPr>
          <w:b/>
          <w:bCs/>
        </w:rPr>
      </w:pPr>
    </w:p>
    <w:p w14:paraId="558B7577" w14:textId="77777777" w:rsidR="00657D47" w:rsidRDefault="00657D47" w:rsidP="00657D47">
      <w:pPr>
        <w:jc w:val="center"/>
        <w:rPr>
          <w:b/>
          <w:bCs/>
        </w:rPr>
      </w:pPr>
    </w:p>
    <w:p w14:paraId="2AB4F5D5" w14:textId="7316CB30" w:rsidR="00873007" w:rsidRPr="00873007" w:rsidRDefault="002A742B" w:rsidP="00873007">
      <w:pPr>
        <w:jc w:val="center"/>
        <w:rPr>
          <w:b/>
          <w:bCs/>
        </w:rPr>
      </w:pPr>
      <w:r>
        <w:rPr>
          <w:b/>
          <w:bCs/>
        </w:rPr>
        <w:t>Flavio Henrique Da Costa Silva</w:t>
      </w:r>
    </w:p>
    <w:p w14:paraId="06817E16" w14:textId="50097F53" w:rsidR="00873007" w:rsidRPr="00873007" w:rsidRDefault="00873007" w:rsidP="00873007">
      <w:pPr>
        <w:jc w:val="center"/>
        <w:rPr>
          <w:b/>
          <w:bCs/>
        </w:rPr>
      </w:pPr>
      <w:r w:rsidRPr="00873007">
        <w:rPr>
          <w:b/>
          <w:bCs/>
        </w:rPr>
        <w:t>Italo Bezerra De Souza</w:t>
      </w:r>
    </w:p>
    <w:p w14:paraId="4F1FA191" w14:textId="4A5EB031" w:rsidR="00873007" w:rsidRPr="00873007" w:rsidRDefault="00873007" w:rsidP="00873007">
      <w:pPr>
        <w:jc w:val="center"/>
        <w:rPr>
          <w:b/>
          <w:bCs/>
        </w:rPr>
      </w:pPr>
      <w:r w:rsidRPr="00873007">
        <w:rPr>
          <w:b/>
          <w:bCs/>
        </w:rPr>
        <w:t>Lucas Guimarães Dos Santos</w:t>
      </w:r>
    </w:p>
    <w:p w14:paraId="0D907DD5" w14:textId="7EAA3C71" w:rsidR="00873007" w:rsidRDefault="00873007" w:rsidP="00873007">
      <w:pPr>
        <w:jc w:val="center"/>
        <w:rPr>
          <w:b/>
          <w:bCs/>
        </w:rPr>
      </w:pPr>
      <w:r w:rsidRPr="00873007">
        <w:rPr>
          <w:b/>
          <w:bCs/>
        </w:rPr>
        <w:t>Pedro Braga Billafranca</w:t>
      </w:r>
    </w:p>
    <w:p w14:paraId="4B00FE07" w14:textId="35D5517E" w:rsidR="002A742B" w:rsidRPr="00873007" w:rsidRDefault="002A742B" w:rsidP="00873007">
      <w:pPr>
        <w:jc w:val="center"/>
        <w:rPr>
          <w:b/>
          <w:bCs/>
        </w:rPr>
      </w:pPr>
      <w:r>
        <w:rPr>
          <w:b/>
          <w:bCs/>
        </w:rPr>
        <w:t>Raí De Vicencio Meneghini</w:t>
      </w:r>
    </w:p>
    <w:p w14:paraId="212529D7" w14:textId="77777777" w:rsidR="00657D47" w:rsidRDefault="00657D47" w:rsidP="00657D47">
      <w:pPr>
        <w:jc w:val="center"/>
        <w:rPr>
          <w:b/>
          <w:bCs/>
        </w:rPr>
      </w:pPr>
    </w:p>
    <w:p w14:paraId="29C2E351" w14:textId="77777777" w:rsidR="00657D47" w:rsidRDefault="00657D47" w:rsidP="00657D47">
      <w:pPr>
        <w:jc w:val="center"/>
        <w:rPr>
          <w:b/>
          <w:bCs/>
        </w:rPr>
      </w:pPr>
    </w:p>
    <w:p w14:paraId="0093FA8A" w14:textId="77777777" w:rsidR="00657D47" w:rsidRDefault="00657D47" w:rsidP="00657D47">
      <w:pPr>
        <w:jc w:val="center"/>
        <w:rPr>
          <w:b/>
          <w:bCs/>
        </w:rPr>
      </w:pPr>
    </w:p>
    <w:p w14:paraId="5233276D" w14:textId="77777777" w:rsidR="00657D47" w:rsidRDefault="00657D47" w:rsidP="00657D47">
      <w:pPr>
        <w:jc w:val="center"/>
        <w:rPr>
          <w:b/>
          <w:bCs/>
        </w:rPr>
      </w:pPr>
    </w:p>
    <w:p w14:paraId="0E179619" w14:textId="05095F0A" w:rsidR="00873007" w:rsidRPr="00873007" w:rsidRDefault="00756CE7" w:rsidP="00873007">
      <w:pPr>
        <w:jc w:val="center"/>
        <w:rPr>
          <w:b/>
          <w:bCs/>
        </w:rPr>
      </w:pPr>
      <w:commentRangeStart w:id="0"/>
      <w:r w:rsidRPr="00756CE7">
        <w:rPr>
          <w:b/>
          <w:bCs/>
        </w:rPr>
        <w:t>REDA+: Plataforma digital de apoio à produção e evolução de redações</w:t>
      </w:r>
      <w:commentRangeEnd w:id="0"/>
      <w:r w:rsidR="00E46863">
        <w:rPr>
          <w:rStyle w:val="Refdecomentrio"/>
        </w:rPr>
        <w:commentReference w:id="0"/>
      </w:r>
    </w:p>
    <w:p w14:paraId="64B89EDA" w14:textId="77777777" w:rsidR="00873007" w:rsidRDefault="00873007" w:rsidP="00873007">
      <w:pPr>
        <w:jc w:val="center"/>
        <w:rPr>
          <w:b/>
          <w:bCs/>
        </w:rPr>
      </w:pPr>
    </w:p>
    <w:p w14:paraId="14D33E85" w14:textId="77777777" w:rsidR="00873007" w:rsidRDefault="00873007" w:rsidP="00873007">
      <w:pPr>
        <w:jc w:val="center"/>
        <w:rPr>
          <w:b/>
          <w:bCs/>
        </w:rPr>
      </w:pPr>
    </w:p>
    <w:p w14:paraId="62B218B2" w14:textId="77777777" w:rsidR="00873007" w:rsidRDefault="00873007" w:rsidP="00873007">
      <w:pPr>
        <w:jc w:val="center"/>
        <w:rPr>
          <w:b/>
          <w:bCs/>
        </w:rPr>
      </w:pPr>
    </w:p>
    <w:p w14:paraId="39EF3563" w14:textId="77777777" w:rsidR="00873007" w:rsidRDefault="00873007" w:rsidP="00873007">
      <w:pPr>
        <w:jc w:val="center"/>
        <w:rPr>
          <w:b/>
          <w:bCs/>
        </w:rPr>
      </w:pPr>
    </w:p>
    <w:p w14:paraId="30C4506B" w14:textId="77777777" w:rsidR="00873007" w:rsidRDefault="00873007" w:rsidP="00873007">
      <w:pPr>
        <w:jc w:val="center"/>
        <w:rPr>
          <w:b/>
          <w:bCs/>
        </w:rPr>
      </w:pPr>
    </w:p>
    <w:p w14:paraId="5A69E618" w14:textId="77777777" w:rsidR="00873007" w:rsidRDefault="00873007" w:rsidP="00873007">
      <w:pPr>
        <w:jc w:val="center"/>
        <w:rPr>
          <w:b/>
          <w:bCs/>
        </w:rPr>
      </w:pPr>
    </w:p>
    <w:p w14:paraId="13DB1AFD" w14:textId="77777777" w:rsidR="00657D47" w:rsidRDefault="00657D47" w:rsidP="00873007">
      <w:pPr>
        <w:jc w:val="center"/>
        <w:rPr>
          <w:b/>
          <w:bCs/>
        </w:rPr>
      </w:pPr>
    </w:p>
    <w:p w14:paraId="24F45A1B" w14:textId="3FDF23AE" w:rsidR="00873007" w:rsidRPr="00873007" w:rsidRDefault="00873007" w:rsidP="00657D47">
      <w:pPr>
        <w:spacing w:before="100" w:beforeAutospacing="1" w:after="100" w:afterAutospacing="1" w:line="240" w:lineRule="auto"/>
        <w:contextualSpacing/>
        <w:jc w:val="center"/>
        <w:rPr>
          <w:b/>
          <w:bCs/>
        </w:rPr>
      </w:pPr>
      <w:r w:rsidRPr="00873007">
        <w:rPr>
          <w:b/>
          <w:bCs/>
        </w:rPr>
        <w:t>São Paulo</w:t>
      </w:r>
    </w:p>
    <w:p w14:paraId="0FE2B3E4" w14:textId="77777777" w:rsidR="00657D47" w:rsidRDefault="00873007" w:rsidP="00657D47">
      <w:pPr>
        <w:spacing w:before="100" w:beforeAutospacing="1" w:after="100" w:afterAutospacing="1" w:line="240" w:lineRule="auto"/>
        <w:contextualSpacing/>
        <w:jc w:val="center"/>
        <w:rPr>
          <w:b/>
          <w:bCs/>
        </w:rPr>
      </w:pPr>
      <w:commentRangeStart w:id="1"/>
      <w:r w:rsidRPr="00873007">
        <w:rPr>
          <w:b/>
          <w:bCs/>
        </w:rPr>
        <w:t>2025</w:t>
      </w:r>
      <w:commentRangeEnd w:id="1"/>
      <w:r w:rsidR="00E46863">
        <w:rPr>
          <w:rStyle w:val="Refdecomentrio"/>
        </w:rPr>
        <w:commentReference w:id="1"/>
      </w:r>
      <w:r w:rsidR="00657D47">
        <w:rPr>
          <w:b/>
          <w:bCs/>
        </w:rPr>
        <w:br w:type="page"/>
      </w:r>
    </w:p>
    <w:p w14:paraId="20E633F4" w14:textId="77777777" w:rsidR="002A742B" w:rsidRDefault="002A742B" w:rsidP="002A742B">
      <w:pPr>
        <w:jc w:val="center"/>
        <w:rPr>
          <w:b/>
          <w:bCs/>
        </w:rPr>
      </w:pPr>
    </w:p>
    <w:p w14:paraId="3A63EC03" w14:textId="77777777" w:rsidR="002A742B" w:rsidRPr="00873007" w:rsidRDefault="002A742B" w:rsidP="002A742B">
      <w:pPr>
        <w:jc w:val="center"/>
        <w:rPr>
          <w:b/>
          <w:bCs/>
        </w:rPr>
      </w:pPr>
      <w:r>
        <w:rPr>
          <w:b/>
          <w:bCs/>
        </w:rPr>
        <w:t>Flavio Henrique Da Costa Silva</w:t>
      </w:r>
    </w:p>
    <w:p w14:paraId="2661F6CC" w14:textId="77777777" w:rsidR="002A742B" w:rsidRPr="00873007" w:rsidRDefault="002A742B" w:rsidP="002A742B">
      <w:pPr>
        <w:jc w:val="center"/>
        <w:rPr>
          <w:b/>
          <w:bCs/>
        </w:rPr>
      </w:pPr>
      <w:r w:rsidRPr="00873007">
        <w:rPr>
          <w:b/>
          <w:bCs/>
        </w:rPr>
        <w:t>Italo Bezerra De Souza</w:t>
      </w:r>
    </w:p>
    <w:p w14:paraId="1745C36F" w14:textId="77777777" w:rsidR="002A742B" w:rsidRPr="00873007" w:rsidRDefault="002A742B" w:rsidP="002A742B">
      <w:pPr>
        <w:jc w:val="center"/>
        <w:rPr>
          <w:b/>
          <w:bCs/>
        </w:rPr>
      </w:pPr>
      <w:r w:rsidRPr="00873007">
        <w:rPr>
          <w:b/>
          <w:bCs/>
        </w:rPr>
        <w:t>Lucas Guimarães Dos Santos</w:t>
      </w:r>
    </w:p>
    <w:p w14:paraId="6A672C33" w14:textId="77777777" w:rsidR="002A742B" w:rsidRDefault="002A742B" w:rsidP="002A742B">
      <w:pPr>
        <w:jc w:val="center"/>
        <w:rPr>
          <w:b/>
          <w:bCs/>
        </w:rPr>
      </w:pPr>
      <w:r w:rsidRPr="00873007">
        <w:rPr>
          <w:b/>
          <w:bCs/>
        </w:rPr>
        <w:t>Pedro Braga Billafranca</w:t>
      </w:r>
    </w:p>
    <w:p w14:paraId="1317872F" w14:textId="77777777" w:rsidR="002A742B" w:rsidRPr="00873007" w:rsidRDefault="002A742B" w:rsidP="002A742B">
      <w:pPr>
        <w:jc w:val="center"/>
        <w:rPr>
          <w:b/>
          <w:bCs/>
        </w:rPr>
      </w:pPr>
      <w:r>
        <w:rPr>
          <w:b/>
          <w:bCs/>
        </w:rPr>
        <w:t>Raí De Vicencio Meneghini</w:t>
      </w:r>
    </w:p>
    <w:p w14:paraId="248B2F12" w14:textId="77777777" w:rsidR="00657D47" w:rsidRDefault="00657D47" w:rsidP="002A742B">
      <w:pPr>
        <w:rPr>
          <w:b/>
          <w:bCs/>
        </w:rPr>
      </w:pPr>
    </w:p>
    <w:p w14:paraId="0A998D19" w14:textId="77777777" w:rsidR="00657D47" w:rsidRDefault="00657D47" w:rsidP="00657D47">
      <w:pPr>
        <w:jc w:val="center"/>
        <w:rPr>
          <w:b/>
          <w:bCs/>
        </w:rPr>
      </w:pPr>
    </w:p>
    <w:p w14:paraId="3FC6BD77" w14:textId="77777777" w:rsidR="00657D47" w:rsidRDefault="00657D47" w:rsidP="00657D47">
      <w:pPr>
        <w:jc w:val="center"/>
        <w:rPr>
          <w:b/>
          <w:bCs/>
        </w:rPr>
      </w:pPr>
    </w:p>
    <w:p w14:paraId="465F5FB6" w14:textId="77777777" w:rsidR="00657D47" w:rsidRPr="00873007" w:rsidRDefault="00657D47" w:rsidP="00657D47">
      <w:pPr>
        <w:jc w:val="center"/>
        <w:rPr>
          <w:b/>
          <w:bCs/>
        </w:rPr>
      </w:pPr>
    </w:p>
    <w:p w14:paraId="0557727B" w14:textId="77777777" w:rsidR="00E63BDD" w:rsidRPr="00873007" w:rsidRDefault="00E63BDD" w:rsidP="00E63BDD">
      <w:pPr>
        <w:jc w:val="center"/>
        <w:rPr>
          <w:b/>
          <w:bCs/>
        </w:rPr>
      </w:pPr>
      <w:r w:rsidRPr="00756CE7">
        <w:rPr>
          <w:b/>
          <w:bCs/>
        </w:rPr>
        <w:t>REDA+: Plataforma digital de apoio à produção e evolução de redações</w:t>
      </w:r>
    </w:p>
    <w:p w14:paraId="7A322DDA" w14:textId="77777777" w:rsidR="00657D47" w:rsidRDefault="00657D47" w:rsidP="00657D47">
      <w:pPr>
        <w:jc w:val="center"/>
        <w:rPr>
          <w:b/>
          <w:bCs/>
        </w:rPr>
      </w:pPr>
    </w:p>
    <w:p w14:paraId="0008510F" w14:textId="77777777" w:rsidR="009C637E" w:rsidRDefault="009C637E" w:rsidP="002A742B">
      <w:pPr>
        <w:rPr>
          <w:b/>
          <w:bCs/>
        </w:rPr>
      </w:pPr>
    </w:p>
    <w:p w14:paraId="4D3A7644" w14:textId="77777777" w:rsidR="002A742B" w:rsidRDefault="002A742B" w:rsidP="002A742B">
      <w:pPr>
        <w:rPr>
          <w:b/>
          <w:bCs/>
        </w:rPr>
      </w:pPr>
    </w:p>
    <w:p w14:paraId="4F4E1DF1" w14:textId="77777777" w:rsidR="00657D47" w:rsidRDefault="00657D47" w:rsidP="00657D47">
      <w:pPr>
        <w:jc w:val="center"/>
        <w:rPr>
          <w:b/>
          <w:bCs/>
        </w:rPr>
      </w:pPr>
    </w:p>
    <w:p w14:paraId="02DF856A" w14:textId="036B654B" w:rsidR="00657D47" w:rsidRPr="009C637E" w:rsidRDefault="00657D47" w:rsidP="009C637E">
      <w:pPr>
        <w:spacing w:line="240" w:lineRule="auto"/>
        <w:ind w:left="4536"/>
        <w:rPr>
          <w:sz w:val="22"/>
        </w:rPr>
      </w:pPr>
      <w:r w:rsidRPr="009C637E">
        <w:rPr>
          <w:sz w:val="22"/>
        </w:rPr>
        <w:t xml:space="preserve">Trabalho de Conclusão de Curso como requisito </w:t>
      </w:r>
      <w:del w:id="2" w:author="paulo_63588@UIRAPURU.BR" w:date="2026-03-17T19:21:00Z">
        <w:r w:rsidRPr="009C637E" w:rsidDel="00E46863">
          <w:rPr>
            <w:sz w:val="22"/>
          </w:rPr>
          <w:delText xml:space="preserve">parcial </w:delText>
        </w:r>
      </w:del>
      <w:r w:rsidRPr="009C637E">
        <w:rPr>
          <w:sz w:val="22"/>
        </w:rPr>
        <w:t>à conclusão do curso de Técnico em Desenvolvimento de Sistemas, da Etec Uirapuru. Orientado pelo Professor Paulo Rogério Neves de Oliveira.</w:t>
      </w:r>
    </w:p>
    <w:p w14:paraId="264D51A5" w14:textId="77777777" w:rsidR="009C637E" w:rsidRDefault="009C637E" w:rsidP="00657D47">
      <w:pPr>
        <w:jc w:val="center"/>
        <w:rPr>
          <w:b/>
          <w:bCs/>
        </w:rPr>
      </w:pPr>
    </w:p>
    <w:p w14:paraId="3351B4ED" w14:textId="77777777" w:rsidR="009C637E" w:rsidRDefault="009C637E" w:rsidP="002A742B">
      <w:pPr>
        <w:rPr>
          <w:b/>
          <w:bCs/>
        </w:rPr>
      </w:pPr>
    </w:p>
    <w:p w14:paraId="1216C2D0" w14:textId="77777777" w:rsidR="009C637E" w:rsidRDefault="009C637E" w:rsidP="00657D47">
      <w:pPr>
        <w:jc w:val="center"/>
        <w:rPr>
          <w:b/>
          <w:bCs/>
        </w:rPr>
      </w:pPr>
    </w:p>
    <w:p w14:paraId="402D1865" w14:textId="77777777" w:rsidR="009C637E" w:rsidRDefault="009C637E" w:rsidP="00657D47">
      <w:pPr>
        <w:jc w:val="center"/>
        <w:rPr>
          <w:b/>
          <w:bCs/>
        </w:rPr>
      </w:pPr>
    </w:p>
    <w:p w14:paraId="1E8234C1" w14:textId="77777777" w:rsidR="00216A11" w:rsidRDefault="00216A11" w:rsidP="00657D47">
      <w:pPr>
        <w:jc w:val="center"/>
        <w:rPr>
          <w:b/>
          <w:bCs/>
        </w:rPr>
      </w:pPr>
    </w:p>
    <w:p w14:paraId="603DF224" w14:textId="77777777" w:rsidR="00657D47" w:rsidRPr="00873007" w:rsidRDefault="00657D47" w:rsidP="00657D47">
      <w:pPr>
        <w:spacing w:after="0" w:line="240" w:lineRule="auto"/>
        <w:contextualSpacing/>
        <w:jc w:val="center"/>
        <w:rPr>
          <w:b/>
          <w:bCs/>
        </w:rPr>
      </w:pPr>
      <w:r w:rsidRPr="00873007">
        <w:rPr>
          <w:b/>
          <w:bCs/>
        </w:rPr>
        <w:t>São Paulo</w:t>
      </w:r>
    </w:p>
    <w:p w14:paraId="1235E23C" w14:textId="77777777" w:rsidR="00216A11" w:rsidRDefault="00657D47" w:rsidP="00216A11">
      <w:pPr>
        <w:spacing w:after="0" w:line="240" w:lineRule="auto"/>
        <w:contextualSpacing/>
        <w:jc w:val="center"/>
        <w:rPr>
          <w:b/>
          <w:bCs/>
        </w:rPr>
      </w:pPr>
      <w:r w:rsidRPr="00873007">
        <w:rPr>
          <w:b/>
          <w:bCs/>
        </w:rPr>
        <w:t>2025</w:t>
      </w:r>
    </w:p>
    <w:p w14:paraId="3E237465" w14:textId="77777777" w:rsidR="00F62FE3" w:rsidRDefault="00F62FE3" w:rsidP="00F62FE3">
      <w:pPr>
        <w:spacing w:after="0" w:line="240" w:lineRule="auto"/>
        <w:contextualSpacing/>
        <w:jc w:val="left"/>
        <w:rPr>
          <w:b/>
          <w:bCs/>
        </w:rPr>
        <w:sectPr w:rsidR="00F62FE3" w:rsidSect="004950BE">
          <w:headerReference w:type="default" r:id="rId12"/>
          <w:headerReference w:type="first" r:id="rId13"/>
          <w:pgSz w:w="11906" w:h="16838" w:code="9"/>
          <w:pgMar w:top="1701" w:right="1134" w:bottom="1134" w:left="1701" w:header="709" w:footer="709" w:gutter="0"/>
          <w:pgNumType w:start="0"/>
          <w:cols w:space="708"/>
          <w:docGrid w:linePitch="360"/>
        </w:sectPr>
      </w:pPr>
    </w:p>
    <w:sdt>
      <w:sdtPr>
        <w:rPr>
          <w:rFonts w:eastAsiaTheme="minorHAnsi" w:cstheme="minorBidi"/>
          <w:b w:val="0"/>
          <w:bCs w:val="0"/>
          <w:spacing w:val="0"/>
          <w:kern w:val="2"/>
          <w:sz w:val="24"/>
          <w:szCs w:val="22"/>
          <w:lang w:eastAsia="en-US"/>
          <w14:ligatures w14:val="standardContextual"/>
        </w:rPr>
        <w:id w:val="-487556347"/>
        <w:docPartObj>
          <w:docPartGallery w:val="Table of Contents"/>
          <w:docPartUnique/>
        </w:docPartObj>
      </w:sdtPr>
      <w:sdtEndPr/>
      <w:sdtContent>
        <w:p w14:paraId="4FE2A035" w14:textId="733839B4" w:rsidR="004950BE" w:rsidRPr="004950BE" w:rsidRDefault="004950BE" w:rsidP="004950BE">
          <w:pPr>
            <w:pStyle w:val="CabealhodoSumrio"/>
            <w:numPr>
              <w:ilvl w:val="0"/>
              <w:numId w:val="0"/>
            </w:numPr>
            <w:ind w:left="227"/>
            <w:jc w:val="center"/>
            <w:rPr>
              <w:sz w:val="24"/>
              <w:szCs w:val="24"/>
            </w:rPr>
          </w:pPr>
          <w:r w:rsidRPr="004950BE">
            <w:rPr>
              <w:sz w:val="24"/>
              <w:szCs w:val="24"/>
            </w:rPr>
            <w:t>SUMÁRIO</w:t>
          </w:r>
        </w:p>
        <w:p w14:paraId="343EF072" w14:textId="6958938F" w:rsidR="00C4330F" w:rsidRDefault="004950BE">
          <w:pPr>
            <w:pStyle w:val="Sumrio1"/>
            <w:rPr>
              <w:rFonts w:asciiTheme="minorHAnsi" w:eastAsiaTheme="minorEastAsia" w:hAnsiTheme="minorHAnsi"/>
              <w:b w:val="0"/>
              <w:bCs w:val="0"/>
              <w:color w:val="auto"/>
              <w:szCs w:val="24"/>
              <w:lang w:eastAsia="pt-BR"/>
            </w:rPr>
          </w:pPr>
          <w:r>
            <w:fldChar w:fldCharType="begin"/>
          </w:r>
          <w:r>
            <w:instrText xml:space="preserve"> TOC \o "1-3" \h \z \u </w:instrText>
          </w:r>
          <w:r>
            <w:fldChar w:fldCharType="separate"/>
          </w:r>
          <w:hyperlink w:anchor="_Toc216250611" w:history="1">
            <w:r w:rsidR="00C4330F" w:rsidRPr="00625085">
              <w:rPr>
                <w:rStyle w:val="Hyperlink"/>
              </w:rPr>
              <w:t>1 INTRODUÇÃO</w:t>
            </w:r>
            <w:r w:rsidR="00C4330F">
              <w:rPr>
                <w:webHidden/>
              </w:rPr>
              <w:tab/>
            </w:r>
            <w:r w:rsidR="00C4330F">
              <w:rPr>
                <w:webHidden/>
              </w:rPr>
              <w:fldChar w:fldCharType="begin"/>
            </w:r>
            <w:r w:rsidR="00C4330F">
              <w:rPr>
                <w:webHidden/>
              </w:rPr>
              <w:instrText xml:space="preserve"> PAGEREF _Toc216250611 \h </w:instrText>
            </w:r>
            <w:r w:rsidR="00C4330F">
              <w:rPr>
                <w:webHidden/>
              </w:rPr>
            </w:r>
            <w:r w:rsidR="00C4330F">
              <w:rPr>
                <w:webHidden/>
              </w:rPr>
              <w:fldChar w:fldCharType="separate"/>
            </w:r>
            <w:r w:rsidR="005652E3">
              <w:rPr>
                <w:webHidden/>
              </w:rPr>
              <w:t>6</w:t>
            </w:r>
            <w:r w:rsidR="00C4330F">
              <w:rPr>
                <w:webHidden/>
              </w:rPr>
              <w:fldChar w:fldCharType="end"/>
            </w:r>
          </w:hyperlink>
        </w:p>
        <w:p w14:paraId="6D9B1BCE" w14:textId="038D1B3E"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12" w:history="1">
            <w:r w:rsidR="00C4330F" w:rsidRPr="00625085">
              <w:rPr>
                <w:rStyle w:val="Hyperlink"/>
                <w:rFonts w:cs="Arial"/>
                <w:b/>
                <w:bCs/>
                <w:noProof/>
              </w:rPr>
              <w:t>1.1 Objetivos Gerais</w:t>
            </w:r>
            <w:r w:rsidR="00C4330F">
              <w:rPr>
                <w:noProof/>
                <w:webHidden/>
              </w:rPr>
              <w:tab/>
            </w:r>
            <w:r w:rsidR="00C4330F">
              <w:rPr>
                <w:noProof/>
                <w:webHidden/>
              </w:rPr>
              <w:fldChar w:fldCharType="begin"/>
            </w:r>
            <w:r w:rsidR="00C4330F">
              <w:rPr>
                <w:noProof/>
                <w:webHidden/>
              </w:rPr>
              <w:instrText xml:space="preserve"> PAGEREF _Toc216250612 \h </w:instrText>
            </w:r>
            <w:r w:rsidR="00C4330F">
              <w:rPr>
                <w:noProof/>
                <w:webHidden/>
              </w:rPr>
            </w:r>
            <w:r w:rsidR="00C4330F">
              <w:rPr>
                <w:noProof/>
                <w:webHidden/>
              </w:rPr>
              <w:fldChar w:fldCharType="separate"/>
            </w:r>
            <w:r w:rsidR="005652E3">
              <w:rPr>
                <w:noProof/>
                <w:webHidden/>
              </w:rPr>
              <w:t>7</w:t>
            </w:r>
            <w:r w:rsidR="00C4330F">
              <w:rPr>
                <w:noProof/>
                <w:webHidden/>
              </w:rPr>
              <w:fldChar w:fldCharType="end"/>
            </w:r>
          </w:hyperlink>
        </w:p>
        <w:p w14:paraId="7286983B" w14:textId="51CD86CB"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13" w:history="1">
            <w:r w:rsidR="00C4330F" w:rsidRPr="00625085">
              <w:rPr>
                <w:rStyle w:val="Hyperlink"/>
                <w:rFonts w:cs="Arial"/>
                <w:b/>
                <w:bCs/>
                <w:noProof/>
              </w:rPr>
              <w:t>1.2 Objetivos Específicos</w:t>
            </w:r>
            <w:r w:rsidR="00C4330F">
              <w:rPr>
                <w:noProof/>
                <w:webHidden/>
              </w:rPr>
              <w:tab/>
            </w:r>
            <w:r w:rsidR="00C4330F">
              <w:rPr>
                <w:noProof/>
                <w:webHidden/>
              </w:rPr>
              <w:fldChar w:fldCharType="begin"/>
            </w:r>
            <w:r w:rsidR="00C4330F">
              <w:rPr>
                <w:noProof/>
                <w:webHidden/>
              </w:rPr>
              <w:instrText xml:space="preserve"> PAGEREF _Toc216250613 \h </w:instrText>
            </w:r>
            <w:r w:rsidR="00C4330F">
              <w:rPr>
                <w:noProof/>
                <w:webHidden/>
              </w:rPr>
            </w:r>
            <w:r w:rsidR="00C4330F">
              <w:rPr>
                <w:noProof/>
                <w:webHidden/>
              </w:rPr>
              <w:fldChar w:fldCharType="separate"/>
            </w:r>
            <w:r w:rsidR="005652E3">
              <w:rPr>
                <w:noProof/>
                <w:webHidden/>
              </w:rPr>
              <w:t>8</w:t>
            </w:r>
            <w:r w:rsidR="00C4330F">
              <w:rPr>
                <w:noProof/>
                <w:webHidden/>
              </w:rPr>
              <w:fldChar w:fldCharType="end"/>
            </w:r>
          </w:hyperlink>
        </w:p>
        <w:p w14:paraId="308B0CF1" w14:textId="550CA2AF"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14" w:history="1">
            <w:r w:rsidR="00C4330F" w:rsidRPr="00625085">
              <w:rPr>
                <w:rStyle w:val="Hyperlink"/>
                <w:rFonts w:cs="Arial"/>
                <w:b/>
                <w:bCs/>
                <w:noProof/>
              </w:rPr>
              <w:t>1.3 Justificativa</w:t>
            </w:r>
            <w:r w:rsidR="00C4330F">
              <w:rPr>
                <w:noProof/>
                <w:webHidden/>
              </w:rPr>
              <w:tab/>
            </w:r>
            <w:r w:rsidR="00C4330F">
              <w:rPr>
                <w:noProof/>
                <w:webHidden/>
              </w:rPr>
              <w:fldChar w:fldCharType="begin"/>
            </w:r>
            <w:r w:rsidR="00C4330F">
              <w:rPr>
                <w:noProof/>
                <w:webHidden/>
              </w:rPr>
              <w:instrText xml:space="preserve"> PAGEREF _Toc216250614 \h </w:instrText>
            </w:r>
            <w:r w:rsidR="00C4330F">
              <w:rPr>
                <w:noProof/>
                <w:webHidden/>
              </w:rPr>
            </w:r>
            <w:r w:rsidR="00C4330F">
              <w:rPr>
                <w:noProof/>
                <w:webHidden/>
              </w:rPr>
              <w:fldChar w:fldCharType="separate"/>
            </w:r>
            <w:r w:rsidR="005652E3">
              <w:rPr>
                <w:noProof/>
                <w:webHidden/>
              </w:rPr>
              <w:t>10</w:t>
            </w:r>
            <w:r w:rsidR="00C4330F">
              <w:rPr>
                <w:noProof/>
                <w:webHidden/>
              </w:rPr>
              <w:fldChar w:fldCharType="end"/>
            </w:r>
          </w:hyperlink>
        </w:p>
        <w:p w14:paraId="617C369E" w14:textId="3CF39533"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15" w:history="1">
            <w:r w:rsidR="00C4330F" w:rsidRPr="00625085">
              <w:rPr>
                <w:rStyle w:val="Hyperlink"/>
                <w:b/>
                <w:bCs/>
                <w:noProof/>
              </w:rPr>
              <w:t>1.3.1 Tipo De Escola – Nota Mil</w:t>
            </w:r>
            <w:r w:rsidR="00C4330F">
              <w:rPr>
                <w:noProof/>
                <w:webHidden/>
              </w:rPr>
              <w:tab/>
            </w:r>
            <w:r w:rsidR="00C4330F">
              <w:rPr>
                <w:noProof/>
                <w:webHidden/>
              </w:rPr>
              <w:fldChar w:fldCharType="begin"/>
            </w:r>
            <w:r w:rsidR="00C4330F">
              <w:rPr>
                <w:noProof/>
                <w:webHidden/>
              </w:rPr>
              <w:instrText xml:space="preserve"> PAGEREF _Toc216250615 \h </w:instrText>
            </w:r>
            <w:r w:rsidR="00C4330F">
              <w:rPr>
                <w:noProof/>
                <w:webHidden/>
              </w:rPr>
            </w:r>
            <w:r w:rsidR="00C4330F">
              <w:rPr>
                <w:noProof/>
                <w:webHidden/>
              </w:rPr>
              <w:fldChar w:fldCharType="separate"/>
            </w:r>
            <w:r w:rsidR="005652E3">
              <w:rPr>
                <w:noProof/>
                <w:webHidden/>
              </w:rPr>
              <w:t>11</w:t>
            </w:r>
            <w:r w:rsidR="00C4330F">
              <w:rPr>
                <w:noProof/>
                <w:webHidden/>
              </w:rPr>
              <w:fldChar w:fldCharType="end"/>
            </w:r>
          </w:hyperlink>
        </w:p>
        <w:p w14:paraId="754826A8" w14:textId="557C4219"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16" w:history="1">
            <w:r w:rsidR="00C4330F" w:rsidRPr="00625085">
              <w:rPr>
                <w:rStyle w:val="Hyperlink"/>
                <w:b/>
                <w:bCs/>
                <w:noProof/>
              </w:rPr>
              <w:t>1.3.2 Tipo De Escola – Nota Zero</w:t>
            </w:r>
            <w:r w:rsidR="00C4330F">
              <w:rPr>
                <w:noProof/>
                <w:webHidden/>
              </w:rPr>
              <w:tab/>
            </w:r>
            <w:r w:rsidR="00C4330F">
              <w:rPr>
                <w:noProof/>
                <w:webHidden/>
              </w:rPr>
              <w:fldChar w:fldCharType="begin"/>
            </w:r>
            <w:r w:rsidR="00C4330F">
              <w:rPr>
                <w:noProof/>
                <w:webHidden/>
              </w:rPr>
              <w:instrText xml:space="preserve"> PAGEREF _Toc216250616 \h </w:instrText>
            </w:r>
            <w:r w:rsidR="00C4330F">
              <w:rPr>
                <w:noProof/>
                <w:webHidden/>
              </w:rPr>
            </w:r>
            <w:r w:rsidR="00C4330F">
              <w:rPr>
                <w:noProof/>
                <w:webHidden/>
              </w:rPr>
              <w:fldChar w:fldCharType="separate"/>
            </w:r>
            <w:r w:rsidR="005652E3">
              <w:rPr>
                <w:noProof/>
                <w:webHidden/>
              </w:rPr>
              <w:t>14</w:t>
            </w:r>
            <w:r w:rsidR="00C4330F">
              <w:rPr>
                <w:noProof/>
                <w:webHidden/>
              </w:rPr>
              <w:fldChar w:fldCharType="end"/>
            </w:r>
          </w:hyperlink>
        </w:p>
        <w:p w14:paraId="6C00045F" w14:textId="01EE63F1" w:rsidR="00C4330F" w:rsidRDefault="00C773C3">
          <w:pPr>
            <w:pStyle w:val="Sumrio1"/>
            <w:rPr>
              <w:rFonts w:asciiTheme="minorHAnsi" w:eastAsiaTheme="minorEastAsia" w:hAnsiTheme="minorHAnsi"/>
              <w:b w:val="0"/>
              <w:bCs w:val="0"/>
              <w:color w:val="auto"/>
              <w:szCs w:val="24"/>
              <w:lang w:eastAsia="pt-BR"/>
            </w:rPr>
          </w:pPr>
          <w:hyperlink w:anchor="_Toc216250617" w:history="1">
            <w:r w:rsidR="00C4330F" w:rsidRPr="00625085">
              <w:rPr>
                <w:rStyle w:val="Hyperlink"/>
              </w:rPr>
              <w:t>2 DESENVOLVIMENTO</w:t>
            </w:r>
            <w:r w:rsidR="00C4330F">
              <w:rPr>
                <w:webHidden/>
              </w:rPr>
              <w:tab/>
            </w:r>
            <w:r w:rsidR="00C4330F">
              <w:rPr>
                <w:webHidden/>
              </w:rPr>
              <w:fldChar w:fldCharType="begin"/>
            </w:r>
            <w:r w:rsidR="00C4330F">
              <w:rPr>
                <w:webHidden/>
              </w:rPr>
              <w:instrText xml:space="preserve"> PAGEREF _Toc216250617 \h </w:instrText>
            </w:r>
            <w:r w:rsidR="00C4330F">
              <w:rPr>
                <w:webHidden/>
              </w:rPr>
            </w:r>
            <w:r w:rsidR="00C4330F">
              <w:rPr>
                <w:webHidden/>
              </w:rPr>
              <w:fldChar w:fldCharType="separate"/>
            </w:r>
            <w:r w:rsidR="005652E3">
              <w:rPr>
                <w:webHidden/>
              </w:rPr>
              <w:t>17</w:t>
            </w:r>
            <w:r w:rsidR="00C4330F">
              <w:rPr>
                <w:webHidden/>
              </w:rPr>
              <w:fldChar w:fldCharType="end"/>
            </w:r>
          </w:hyperlink>
        </w:p>
        <w:p w14:paraId="57B4AEC4" w14:textId="1BF87BE0"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18" w:history="1">
            <w:r w:rsidR="00C4330F" w:rsidRPr="00625085">
              <w:rPr>
                <w:rStyle w:val="Hyperlink"/>
                <w:rFonts w:cs="Arial"/>
                <w:b/>
                <w:bCs/>
                <w:noProof/>
              </w:rPr>
              <w:t>2.1 Técnicas de Levantamento de Requisitos</w:t>
            </w:r>
            <w:r w:rsidR="00C4330F">
              <w:rPr>
                <w:noProof/>
                <w:webHidden/>
              </w:rPr>
              <w:tab/>
            </w:r>
            <w:r w:rsidR="00C4330F">
              <w:rPr>
                <w:noProof/>
                <w:webHidden/>
              </w:rPr>
              <w:fldChar w:fldCharType="begin"/>
            </w:r>
            <w:r w:rsidR="00C4330F">
              <w:rPr>
                <w:noProof/>
                <w:webHidden/>
              </w:rPr>
              <w:instrText xml:space="preserve"> PAGEREF _Toc216250618 \h </w:instrText>
            </w:r>
            <w:r w:rsidR="00C4330F">
              <w:rPr>
                <w:noProof/>
                <w:webHidden/>
              </w:rPr>
            </w:r>
            <w:r w:rsidR="00C4330F">
              <w:rPr>
                <w:noProof/>
                <w:webHidden/>
              </w:rPr>
              <w:fldChar w:fldCharType="separate"/>
            </w:r>
            <w:r w:rsidR="005652E3">
              <w:rPr>
                <w:noProof/>
                <w:webHidden/>
              </w:rPr>
              <w:t>18</w:t>
            </w:r>
            <w:r w:rsidR="00C4330F">
              <w:rPr>
                <w:noProof/>
                <w:webHidden/>
              </w:rPr>
              <w:fldChar w:fldCharType="end"/>
            </w:r>
          </w:hyperlink>
        </w:p>
        <w:p w14:paraId="49A17197" w14:textId="06F32442"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19" w:history="1">
            <w:r w:rsidR="00C4330F" w:rsidRPr="00625085">
              <w:rPr>
                <w:rStyle w:val="Hyperlink"/>
                <w:rFonts w:cs="Arial"/>
                <w:b/>
                <w:bCs/>
                <w:noProof/>
              </w:rPr>
              <w:t>2 2 Especificação dos Requisitos Funcionais</w:t>
            </w:r>
            <w:r w:rsidR="00C4330F">
              <w:rPr>
                <w:noProof/>
                <w:webHidden/>
              </w:rPr>
              <w:tab/>
            </w:r>
            <w:r w:rsidR="00C4330F">
              <w:rPr>
                <w:noProof/>
                <w:webHidden/>
              </w:rPr>
              <w:fldChar w:fldCharType="begin"/>
            </w:r>
            <w:r w:rsidR="00C4330F">
              <w:rPr>
                <w:noProof/>
                <w:webHidden/>
              </w:rPr>
              <w:instrText xml:space="preserve"> PAGEREF _Toc216250619 \h </w:instrText>
            </w:r>
            <w:r w:rsidR="00C4330F">
              <w:rPr>
                <w:noProof/>
                <w:webHidden/>
              </w:rPr>
            </w:r>
            <w:r w:rsidR="00C4330F">
              <w:rPr>
                <w:noProof/>
                <w:webHidden/>
              </w:rPr>
              <w:fldChar w:fldCharType="separate"/>
            </w:r>
            <w:r w:rsidR="005652E3">
              <w:rPr>
                <w:noProof/>
                <w:webHidden/>
              </w:rPr>
              <w:t>19</w:t>
            </w:r>
            <w:r w:rsidR="00C4330F">
              <w:rPr>
                <w:noProof/>
                <w:webHidden/>
              </w:rPr>
              <w:fldChar w:fldCharType="end"/>
            </w:r>
          </w:hyperlink>
        </w:p>
        <w:p w14:paraId="518F8645" w14:textId="21015E40"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20" w:history="1">
            <w:r w:rsidR="00C4330F" w:rsidRPr="00625085">
              <w:rPr>
                <w:rStyle w:val="Hyperlink"/>
                <w:b/>
                <w:bCs/>
                <w:noProof/>
              </w:rPr>
              <w:t>2.2.1 Requisitos Funcionais – Reda+</w:t>
            </w:r>
            <w:r w:rsidR="00C4330F">
              <w:rPr>
                <w:noProof/>
                <w:webHidden/>
              </w:rPr>
              <w:tab/>
            </w:r>
            <w:r w:rsidR="00C4330F">
              <w:rPr>
                <w:noProof/>
                <w:webHidden/>
              </w:rPr>
              <w:fldChar w:fldCharType="begin"/>
            </w:r>
            <w:r w:rsidR="00C4330F">
              <w:rPr>
                <w:noProof/>
                <w:webHidden/>
              </w:rPr>
              <w:instrText xml:space="preserve"> PAGEREF _Toc216250620 \h </w:instrText>
            </w:r>
            <w:r w:rsidR="00C4330F">
              <w:rPr>
                <w:noProof/>
                <w:webHidden/>
              </w:rPr>
            </w:r>
            <w:r w:rsidR="00C4330F">
              <w:rPr>
                <w:noProof/>
                <w:webHidden/>
              </w:rPr>
              <w:fldChar w:fldCharType="separate"/>
            </w:r>
            <w:r w:rsidR="005652E3">
              <w:rPr>
                <w:noProof/>
                <w:webHidden/>
              </w:rPr>
              <w:t>20</w:t>
            </w:r>
            <w:r w:rsidR="00C4330F">
              <w:rPr>
                <w:noProof/>
                <w:webHidden/>
              </w:rPr>
              <w:fldChar w:fldCharType="end"/>
            </w:r>
          </w:hyperlink>
        </w:p>
        <w:p w14:paraId="0A1EEBCC" w14:textId="54EF051B"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21" w:history="1">
            <w:r w:rsidR="00C4330F" w:rsidRPr="00625085">
              <w:rPr>
                <w:rStyle w:val="Hyperlink"/>
                <w:rFonts w:cs="Arial"/>
                <w:b/>
                <w:bCs/>
                <w:noProof/>
              </w:rPr>
              <w:t>2.3 Especificação dos Requisitos Não Funcionais</w:t>
            </w:r>
            <w:r w:rsidR="00C4330F">
              <w:rPr>
                <w:noProof/>
                <w:webHidden/>
              </w:rPr>
              <w:tab/>
            </w:r>
            <w:r w:rsidR="00C4330F">
              <w:rPr>
                <w:noProof/>
                <w:webHidden/>
              </w:rPr>
              <w:fldChar w:fldCharType="begin"/>
            </w:r>
            <w:r w:rsidR="00C4330F">
              <w:rPr>
                <w:noProof/>
                <w:webHidden/>
              </w:rPr>
              <w:instrText xml:space="preserve"> PAGEREF _Toc216250621 \h </w:instrText>
            </w:r>
            <w:r w:rsidR="00C4330F">
              <w:rPr>
                <w:noProof/>
                <w:webHidden/>
              </w:rPr>
            </w:r>
            <w:r w:rsidR="00C4330F">
              <w:rPr>
                <w:noProof/>
                <w:webHidden/>
              </w:rPr>
              <w:fldChar w:fldCharType="separate"/>
            </w:r>
            <w:r w:rsidR="005652E3">
              <w:rPr>
                <w:noProof/>
                <w:webHidden/>
              </w:rPr>
              <w:t>23</w:t>
            </w:r>
            <w:r w:rsidR="00C4330F">
              <w:rPr>
                <w:noProof/>
                <w:webHidden/>
              </w:rPr>
              <w:fldChar w:fldCharType="end"/>
            </w:r>
          </w:hyperlink>
        </w:p>
        <w:p w14:paraId="5F48A5B5" w14:textId="53D96D85"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22" w:history="1">
            <w:r w:rsidR="00C4330F" w:rsidRPr="00625085">
              <w:rPr>
                <w:rStyle w:val="Hyperlink"/>
                <w:b/>
                <w:bCs/>
                <w:noProof/>
              </w:rPr>
              <w:t>2.3.1 Requisitos Não Funcionais – Reda+</w:t>
            </w:r>
            <w:r w:rsidR="00C4330F">
              <w:rPr>
                <w:noProof/>
                <w:webHidden/>
              </w:rPr>
              <w:tab/>
            </w:r>
            <w:r w:rsidR="00C4330F">
              <w:rPr>
                <w:noProof/>
                <w:webHidden/>
              </w:rPr>
              <w:fldChar w:fldCharType="begin"/>
            </w:r>
            <w:r w:rsidR="00C4330F">
              <w:rPr>
                <w:noProof/>
                <w:webHidden/>
              </w:rPr>
              <w:instrText xml:space="preserve"> PAGEREF _Toc216250622 \h </w:instrText>
            </w:r>
            <w:r w:rsidR="00C4330F">
              <w:rPr>
                <w:noProof/>
                <w:webHidden/>
              </w:rPr>
            </w:r>
            <w:r w:rsidR="00C4330F">
              <w:rPr>
                <w:noProof/>
                <w:webHidden/>
              </w:rPr>
              <w:fldChar w:fldCharType="separate"/>
            </w:r>
            <w:r w:rsidR="005652E3">
              <w:rPr>
                <w:noProof/>
                <w:webHidden/>
              </w:rPr>
              <w:t>24</w:t>
            </w:r>
            <w:r w:rsidR="00C4330F">
              <w:rPr>
                <w:noProof/>
                <w:webHidden/>
              </w:rPr>
              <w:fldChar w:fldCharType="end"/>
            </w:r>
          </w:hyperlink>
        </w:p>
        <w:p w14:paraId="0109FE3A" w14:textId="01905092"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23" w:history="1">
            <w:r w:rsidR="00C4330F" w:rsidRPr="00625085">
              <w:rPr>
                <w:rStyle w:val="Hyperlink"/>
                <w:rFonts w:cs="Arial"/>
                <w:b/>
                <w:bCs/>
                <w:noProof/>
              </w:rPr>
              <w:t>2.4 Diagramas UML</w:t>
            </w:r>
            <w:r w:rsidR="00C4330F">
              <w:rPr>
                <w:noProof/>
                <w:webHidden/>
              </w:rPr>
              <w:tab/>
            </w:r>
            <w:r w:rsidR="00C4330F">
              <w:rPr>
                <w:noProof/>
                <w:webHidden/>
              </w:rPr>
              <w:fldChar w:fldCharType="begin"/>
            </w:r>
            <w:r w:rsidR="00C4330F">
              <w:rPr>
                <w:noProof/>
                <w:webHidden/>
              </w:rPr>
              <w:instrText xml:space="preserve"> PAGEREF _Toc216250623 \h </w:instrText>
            </w:r>
            <w:r w:rsidR="00C4330F">
              <w:rPr>
                <w:noProof/>
                <w:webHidden/>
              </w:rPr>
            </w:r>
            <w:r w:rsidR="00C4330F">
              <w:rPr>
                <w:noProof/>
                <w:webHidden/>
              </w:rPr>
              <w:fldChar w:fldCharType="separate"/>
            </w:r>
            <w:r w:rsidR="005652E3">
              <w:rPr>
                <w:noProof/>
                <w:webHidden/>
              </w:rPr>
              <w:t>25</w:t>
            </w:r>
            <w:r w:rsidR="00C4330F">
              <w:rPr>
                <w:noProof/>
                <w:webHidden/>
              </w:rPr>
              <w:fldChar w:fldCharType="end"/>
            </w:r>
          </w:hyperlink>
        </w:p>
        <w:p w14:paraId="776AB901" w14:textId="0CC53C1D"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24" w:history="1">
            <w:r w:rsidR="00C4330F" w:rsidRPr="00625085">
              <w:rPr>
                <w:rStyle w:val="Hyperlink"/>
                <w:rFonts w:cs="Arial"/>
                <w:b/>
                <w:bCs/>
                <w:noProof/>
              </w:rPr>
              <w:t>2.5 Diagrama de Casos de Uso</w:t>
            </w:r>
            <w:r w:rsidR="00C4330F">
              <w:rPr>
                <w:noProof/>
                <w:webHidden/>
              </w:rPr>
              <w:tab/>
            </w:r>
            <w:r w:rsidR="00C4330F">
              <w:rPr>
                <w:noProof/>
                <w:webHidden/>
              </w:rPr>
              <w:fldChar w:fldCharType="begin"/>
            </w:r>
            <w:r w:rsidR="00C4330F">
              <w:rPr>
                <w:noProof/>
                <w:webHidden/>
              </w:rPr>
              <w:instrText xml:space="preserve"> PAGEREF _Toc216250624 \h </w:instrText>
            </w:r>
            <w:r w:rsidR="00C4330F">
              <w:rPr>
                <w:noProof/>
                <w:webHidden/>
              </w:rPr>
            </w:r>
            <w:r w:rsidR="00C4330F">
              <w:rPr>
                <w:noProof/>
                <w:webHidden/>
              </w:rPr>
              <w:fldChar w:fldCharType="separate"/>
            </w:r>
            <w:r w:rsidR="005652E3">
              <w:rPr>
                <w:noProof/>
                <w:webHidden/>
              </w:rPr>
              <w:t>26</w:t>
            </w:r>
            <w:r w:rsidR="00C4330F">
              <w:rPr>
                <w:noProof/>
                <w:webHidden/>
              </w:rPr>
              <w:fldChar w:fldCharType="end"/>
            </w:r>
          </w:hyperlink>
        </w:p>
        <w:p w14:paraId="54485592" w14:textId="6204B79D" w:rsidR="00C4330F" w:rsidRDefault="00C773C3">
          <w:pPr>
            <w:pStyle w:val="Sumrio3"/>
            <w:tabs>
              <w:tab w:val="left" w:pos="1200"/>
              <w:tab w:val="right" w:leader="dot" w:pos="9061"/>
            </w:tabs>
            <w:rPr>
              <w:rFonts w:asciiTheme="minorHAnsi" w:eastAsiaTheme="minorEastAsia" w:hAnsiTheme="minorHAnsi"/>
              <w:noProof/>
              <w:color w:val="auto"/>
              <w:szCs w:val="24"/>
              <w:lang w:eastAsia="pt-BR"/>
            </w:rPr>
          </w:pPr>
          <w:hyperlink w:anchor="_Toc216250625" w:history="1">
            <w:r w:rsidR="00C4330F" w:rsidRPr="00625085">
              <w:rPr>
                <w:rStyle w:val="Hyperlink"/>
                <w:b/>
                <w:bCs/>
                <w:noProof/>
              </w:rPr>
              <w:t>2.5</w:t>
            </w:r>
            <w:r w:rsidR="00C4330F">
              <w:rPr>
                <w:rFonts w:asciiTheme="minorHAnsi" w:eastAsiaTheme="minorEastAsia" w:hAnsiTheme="minorHAnsi"/>
                <w:noProof/>
                <w:color w:val="auto"/>
                <w:szCs w:val="24"/>
                <w:lang w:eastAsia="pt-BR"/>
              </w:rPr>
              <w:tab/>
            </w:r>
            <w:r w:rsidR="00C4330F" w:rsidRPr="00625085">
              <w:rPr>
                <w:rStyle w:val="Hyperlink"/>
                <w:b/>
                <w:bCs/>
                <w:noProof/>
              </w:rPr>
              <w:t>Diagrama Caso de uso Reda+</w:t>
            </w:r>
            <w:r w:rsidR="00C4330F">
              <w:rPr>
                <w:noProof/>
                <w:webHidden/>
              </w:rPr>
              <w:tab/>
            </w:r>
            <w:r w:rsidR="00C4330F">
              <w:rPr>
                <w:noProof/>
                <w:webHidden/>
              </w:rPr>
              <w:fldChar w:fldCharType="begin"/>
            </w:r>
            <w:r w:rsidR="00C4330F">
              <w:rPr>
                <w:noProof/>
                <w:webHidden/>
              </w:rPr>
              <w:instrText xml:space="preserve"> PAGEREF _Toc216250625 \h </w:instrText>
            </w:r>
            <w:r w:rsidR="00C4330F">
              <w:rPr>
                <w:noProof/>
                <w:webHidden/>
              </w:rPr>
            </w:r>
            <w:r w:rsidR="00C4330F">
              <w:rPr>
                <w:noProof/>
                <w:webHidden/>
              </w:rPr>
              <w:fldChar w:fldCharType="separate"/>
            </w:r>
            <w:r w:rsidR="005652E3">
              <w:rPr>
                <w:noProof/>
                <w:webHidden/>
              </w:rPr>
              <w:t>27</w:t>
            </w:r>
            <w:r w:rsidR="00C4330F">
              <w:rPr>
                <w:noProof/>
                <w:webHidden/>
              </w:rPr>
              <w:fldChar w:fldCharType="end"/>
            </w:r>
          </w:hyperlink>
        </w:p>
        <w:p w14:paraId="7607B14E" w14:textId="5CC504D9"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26" w:history="1">
            <w:r w:rsidR="00C4330F" w:rsidRPr="00625085">
              <w:rPr>
                <w:rStyle w:val="Hyperlink"/>
                <w:rFonts w:cs="Arial"/>
                <w:b/>
                <w:bCs/>
                <w:noProof/>
              </w:rPr>
              <w:t>2.6 Diagrama de Classes</w:t>
            </w:r>
            <w:r w:rsidR="00C4330F">
              <w:rPr>
                <w:noProof/>
                <w:webHidden/>
              </w:rPr>
              <w:tab/>
            </w:r>
            <w:r w:rsidR="00C4330F">
              <w:rPr>
                <w:noProof/>
                <w:webHidden/>
              </w:rPr>
              <w:fldChar w:fldCharType="begin"/>
            </w:r>
            <w:r w:rsidR="00C4330F">
              <w:rPr>
                <w:noProof/>
                <w:webHidden/>
              </w:rPr>
              <w:instrText xml:space="preserve"> PAGEREF _Toc216250626 \h </w:instrText>
            </w:r>
            <w:r w:rsidR="00C4330F">
              <w:rPr>
                <w:noProof/>
                <w:webHidden/>
              </w:rPr>
            </w:r>
            <w:r w:rsidR="00C4330F">
              <w:rPr>
                <w:noProof/>
                <w:webHidden/>
              </w:rPr>
              <w:fldChar w:fldCharType="separate"/>
            </w:r>
            <w:r w:rsidR="005652E3">
              <w:rPr>
                <w:noProof/>
                <w:webHidden/>
              </w:rPr>
              <w:t>28</w:t>
            </w:r>
            <w:r w:rsidR="00C4330F">
              <w:rPr>
                <w:noProof/>
                <w:webHidden/>
              </w:rPr>
              <w:fldChar w:fldCharType="end"/>
            </w:r>
          </w:hyperlink>
        </w:p>
        <w:p w14:paraId="2029F36D" w14:textId="7E7613ED"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27" w:history="1">
            <w:r w:rsidR="00C4330F" w:rsidRPr="00625085">
              <w:rPr>
                <w:rStyle w:val="Hyperlink"/>
                <w:b/>
                <w:bCs/>
                <w:noProof/>
              </w:rPr>
              <w:t>2.6.1 Diagrama de Classes Reda+</w:t>
            </w:r>
            <w:r w:rsidR="00C4330F">
              <w:rPr>
                <w:noProof/>
                <w:webHidden/>
              </w:rPr>
              <w:tab/>
            </w:r>
            <w:r w:rsidR="00C4330F">
              <w:rPr>
                <w:noProof/>
                <w:webHidden/>
              </w:rPr>
              <w:fldChar w:fldCharType="begin"/>
            </w:r>
            <w:r w:rsidR="00C4330F">
              <w:rPr>
                <w:noProof/>
                <w:webHidden/>
              </w:rPr>
              <w:instrText xml:space="preserve"> PAGEREF _Toc216250627 \h </w:instrText>
            </w:r>
            <w:r w:rsidR="00C4330F">
              <w:rPr>
                <w:noProof/>
                <w:webHidden/>
              </w:rPr>
            </w:r>
            <w:r w:rsidR="00C4330F">
              <w:rPr>
                <w:noProof/>
                <w:webHidden/>
              </w:rPr>
              <w:fldChar w:fldCharType="separate"/>
            </w:r>
            <w:r w:rsidR="005652E3">
              <w:rPr>
                <w:noProof/>
                <w:webHidden/>
              </w:rPr>
              <w:t>29</w:t>
            </w:r>
            <w:r w:rsidR="00C4330F">
              <w:rPr>
                <w:noProof/>
                <w:webHidden/>
              </w:rPr>
              <w:fldChar w:fldCharType="end"/>
            </w:r>
          </w:hyperlink>
        </w:p>
        <w:p w14:paraId="046C5A45" w14:textId="54092F56"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28" w:history="1">
            <w:r w:rsidR="00C4330F" w:rsidRPr="00625085">
              <w:rPr>
                <w:rStyle w:val="Hyperlink"/>
                <w:rFonts w:cs="Arial"/>
                <w:b/>
                <w:bCs/>
                <w:noProof/>
              </w:rPr>
              <w:t>2.7 Prototipagem</w:t>
            </w:r>
            <w:r w:rsidR="00C4330F">
              <w:rPr>
                <w:noProof/>
                <w:webHidden/>
              </w:rPr>
              <w:tab/>
            </w:r>
            <w:r w:rsidR="00C4330F">
              <w:rPr>
                <w:noProof/>
                <w:webHidden/>
              </w:rPr>
              <w:fldChar w:fldCharType="begin"/>
            </w:r>
            <w:r w:rsidR="00C4330F">
              <w:rPr>
                <w:noProof/>
                <w:webHidden/>
              </w:rPr>
              <w:instrText xml:space="preserve"> PAGEREF _Toc216250628 \h </w:instrText>
            </w:r>
            <w:r w:rsidR="00C4330F">
              <w:rPr>
                <w:noProof/>
                <w:webHidden/>
              </w:rPr>
            </w:r>
            <w:r w:rsidR="00C4330F">
              <w:rPr>
                <w:noProof/>
                <w:webHidden/>
              </w:rPr>
              <w:fldChar w:fldCharType="separate"/>
            </w:r>
            <w:r w:rsidR="005652E3">
              <w:rPr>
                <w:noProof/>
                <w:webHidden/>
              </w:rPr>
              <w:t>30</w:t>
            </w:r>
            <w:r w:rsidR="00C4330F">
              <w:rPr>
                <w:noProof/>
                <w:webHidden/>
              </w:rPr>
              <w:fldChar w:fldCharType="end"/>
            </w:r>
          </w:hyperlink>
        </w:p>
        <w:p w14:paraId="4BCFA8FC" w14:textId="1D7F77D7"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29" w:history="1">
            <w:r w:rsidR="00C4330F" w:rsidRPr="00625085">
              <w:rPr>
                <w:rStyle w:val="Hyperlink"/>
                <w:b/>
                <w:bCs/>
                <w:noProof/>
              </w:rPr>
              <w:t>2.7.1 Prototipagem de baixa definição</w:t>
            </w:r>
            <w:r w:rsidR="00C4330F">
              <w:rPr>
                <w:noProof/>
                <w:webHidden/>
              </w:rPr>
              <w:tab/>
            </w:r>
            <w:r w:rsidR="00C4330F">
              <w:rPr>
                <w:noProof/>
                <w:webHidden/>
              </w:rPr>
              <w:fldChar w:fldCharType="begin"/>
            </w:r>
            <w:r w:rsidR="00C4330F">
              <w:rPr>
                <w:noProof/>
                <w:webHidden/>
              </w:rPr>
              <w:instrText xml:space="preserve"> PAGEREF _Toc216250629 \h </w:instrText>
            </w:r>
            <w:r w:rsidR="00C4330F">
              <w:rPr>
                <w:noProof/>
                <w:webHidden/>
              </w:rPr>
            </w:r>
            <w:r w:rsidR="00C4330F">
              <w:rPr>
                <w:noProof/>
                <w:webHidden/>
              </w:rPr>
              <w:fldChar w:fldCharType="separate"/>
            </w:r>
            <w:r w:rsidR="005652E3">
              <w:rPr>
                <w:noProof/>
                <w:webHidden/>
              </w:rPr>
              <w:t>31</w:t>
            </w:r>
            <w:r w:rsidR="00C4330F">
              <w:rPr>
                <w:noProof/>
                <w:webHidden/>
              </w:rPr>
              <w:fldChar w:fldCharType="end"/>
            </w:r>
          </w:hyperlink>
        </w:p>
        <w:p w14:paraId="7892B3EB" w14:textId="35878E4C"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30" w:history="1">
            <w:r w:rsidR="00C4330F" w:rsidRPr="00625085">
              <w:rPr>
                <w:rStyle w:val="Hyperlink"/>
                <w:b/>
                <w:bCs/>
                <w:noProof/>
              </w:rPr>
              <w:t>2.7.2 Prototipagem de média definição</w:t>
            </w:r>
            <w:r w:rsidR="00C4330F">
              <w:rPr>
                <w:noProof/>
                <w:webHidden/>
              </w:rPr>
              <w:tab/>
            </w:r>
            <w:r w:rsidR="00C4330F">
              <w:rPr>
                <w:noProof/>
                <w:webHidden/>
              </w:rPr>
              <w:fldChar w:fldCharType="begin"/>
            </w:r>
            <w:r w:rsidR="00C4330F">
              <w:rPr>
                <w:noProof/>
                <w:webHidden/>
              </w:rPr>
              <w:instrText xml:space="preserve"> PAGEREF _Toc216250630 \h </w:instrText>
            </w:r>
            <w:r w:rsidR="00C4330F">
              <w:rPr>
                <w:noProof/>
                <w:webHidden/>
              </w:rPr>
            </w:r>
            <w:r w:rsidR="00C4330F">
              <w:rPr>
                <w:noProof/>
                <w:webHidden/>
              </w:rPr>
              <w:fldChar w:fldCharType="separate"/>
            </w:r>
            <w:r w:rsidR="005652E3">
              <w:rPr>
                <w:noProof/>
                <w:webHidden/>
              </w:rPr>
              <w:t>31</w:t>
            </w:r>
            <w:r w:rsidR="00C4330F">
              <w:rPr>
                <w:noProof/>
                <w:webHidden/>
              </w:rPr>
              <w:fldChar w:fldCharType="end"/>
            </w:r>
          </w:hyperlink>
        </w:p>
        <w:p w14:paraId="2F0D3F8C" w14:textId="184D3F51"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31" w:history="1">
            <w:r w:rsidR="00C4330F" w:rsidRPr="00625085">
              <w:rPr>
                <w:rStyle w:val="Hyperlink"/>
                <w:b/>
                <w:bCs/>
                <w:noProof/>
              </w:rPr>
              <w:t>2.7.3 Prototipagem de alta definição</w:t>
            </w:r>
            <w:r w:rsidR="00C4330F">
              <w:rPr>
                <w:noProof/>
                <w:webHidden/>
              </w:rPr>
              <w:tab/>
            </w:r>
            <w:r w:rsidR="00C4330F">
              <w:rPr>
                <w:noProof/>
                <w:webHidden/>
              </w:rPr>
              <w:fldChar w:fldCharType="begin"/>
            </w:r>
            <w:r w:rsidR="00C4330F">
              <w:rPr>
                <w:noProof/>
                <w:webHidden/>
              </w:rPr>
              <w:instrText xml:space="preserve"> PAGEREF _Toc216250631 \h </w:instrText>
            </w:r>
            <w:r w:rsidR="00C4330F">
              <w:rPr>
                <w:noProof/>
                <w:webHidden/>
              </w:rPr>
            </w:r>
            <w:r w:rsidR="00C4330F">
              <w:rPr>
                <w:noProof/>
                <w:webHidden/>
              </w:rPr>
              <w:fldChar w:fldCharType="separate"/>
            </w:r>
            <w:r w:rsidR="005652E3">
              <w:rPr>
                <w:noProof/>
                <w:webHidden/>
              </w:rPr>
              <w:t>31</w:t>
            </w:r>
            <w:r w:rsidR="00C4330F">
              <w:rPr>
                <w:noProof/>
                <w:webHidden/>
              </w:rPr>
              <w:fldChar w:fldCharType="end"/>
            </w:r>
          </w:hyperlink>
        </w:p>
        <w:p w14:paraId="2A4BBD65" w14:textId="4033E3D0"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32" w:history="1">
            <w:r w:rsidR="00C4330F" w:rsidRPr="00625085">
              <w:rPr>
                <w:rStyle w:val="Hyperlink"/>
                <w:rFonts w:cs="Arial"/>
                <w:b/>
                <w:bCs/>
                <w:noProof/>
              </w:rPr>
              <w:t>2.8 Cronograma de Atividades</w:t>
            </w:r>
            <w:r w:rsidR="00C4330F">
              <w:rPr>
                <w:noProof/>
                <w:webHidden/>
              </w:rPr>
              <w:tab/>
            </w:r>
            <w:r w:rsidR="00C4330F">
              <w:rPr>
                <w:noProof/>
                <w:webHidden/>
              </w:rPr>
              <w:fldChar w:fldCharType="begin"/>
            </w:r>
            <w:r w:rsidR="00C4330F">
              <w:rPr>
                <w:noProof/>
                <w:webHidden/>
              </w:rPr>
              <w:instrText xml:space="preserve"> PAGEREF _Toc216250632 \h </w:instrText>
            </w:r>
            <w:r w:rsidR="00C4330F">
              <w:rPr>
                <w:noProof/>
                <w:webHidden/>
              </w:rPr>
            </w:r>
            <w:r w:rsidR="00C4330F">
              <w:rPr>
                <w:noProof/>
                <w:webHidden/>
              </w:rPr>
              <w:fldChar w:fldCharType="separate"/>
            </w:r>
            <w:r w:rsidR="005652E3">
              <w:rPr>
                <w:noProof/>
                <w:webHidden/>
              </w:rPr>
              <w:t>32</w:t>
            </w:r>
            <w:r w:rsidR="00C4330F">
              <w:rPr>
                <w:noProof/>
                <w:webHidden/>
              </w:rPr>
              <w:fldChar w:fldCharType="end"/>
            </w:r>
          </w:hyperlink>
        </w:p>
        <w:p w14:paraId="36AD95DF" w14:textId="19263655"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33" w:history="1">
            <w:r w:rsidR="00C4330F" w:rsidRPr="00625085">
              <w:rPr>
                <w:rStyle w:val="Hyperlink"/>
                <w:rFonts w:cs="Arial"/>
                <w:b/>
                <w:bCs/>
                <w:noProof/>
              </w:rPr>
              <w:t>2.9 Projeto de Banco de Dados</w:t>
            </w:r>
            <w:r w:rsidR="00C4330F">
              <w:rPr>
                <w:noProof/>
                <w:webHidden/>
              </w:rPr>
              <w:tab/>
            </w:r>
            <w:r w:rsidR="00C4330F">
              <w:rPr>
                <w:noProof/>
                <w:webHidden/>
              </w:rPr>
              <w:fldChar w:fldCharType="begin"/>
            </w:r>
            <w:r w:rsidR="00C4330F">
              <w:rPr>
                <w:noProof/>
                <w:webHidden/>
              </w:rPr>
              <w:instrText xml:space="preserve"> PAGEREF _Toc216250633 \h </w:instrText>
            </w:r>
            <w:r w:rsidR="00C4330F">
              <w:rPr>
                <w:noProof/>
                <w:webHidden/>
              </w:rPr>
            </w:r>
            <w:r w:rsidR="00C4330F">
              <w:rPr>
                <w:noProof/>
                <w:webHidden/>
              </w:rPr>
              <w:fldChar w:fldCharType="separate"/>
            </w:r>
            <w:r w:rsidR="005652E3">
              <w:rPr>
                <w:noProof/>
                <w:webHidden/>
              </w:rPr>
              <w:t>34</w:t>
            </w:r>
            <w:r w:rsidR="00C4330F">
              <w:rPr>
                <w:noProof/>
                <w:webHidden/>
              </w:rPr>
              <w:fldChar w:fldCharType="end"/>
            </w:r>
          </w:hyperlink>
        </w:p>
        <w:p w14:paraId="3C5B5F1C" w14:textId="794F454C"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34" w:history="1">
            <w:r w:rsidR="00C4330F" w:rsidRPr="00625085">
              <w:rPr>
                <w:rStyle w:val="Hyperlink"/>
                <w:b/>
                <w:bCs/>
                <w:noProof/>
              </w:rPr>
              <w:t>2.9.1 Projeto de Banco de Dados – Conceitual</w:t>
            </w:r>
            <w:r w:rsidR="00C4330F">
              <w:rPr>
                <w:noProof/>
                <w:webHidden/>
              </w:rPr>
              <w:tab/>
            </w:r>
            <w:r w:rsidR="00C4330F">
              <w:rPr>
                <w:noProof/>
                <w:webHidden/>
              </w:rPr>
              <w:fldChar w:fldCharType="begin"/>
            </w:r>
            <w:r w:rsidR="00C4330F">
              <w:rPr>
                <w:noProof/>
                <w:webHidden/>
              </w:rPr>
              <w:instrText xml:space="preserve"> PAGEREF _Toc216250634 \h </w:instrText>
            </w:r>
            <w:r w:rsidR="00C4330F">
              <w:rPr>
                <w:noProof/>
                <w:webHidden/>
              </w:rPr>
            </w:r>
            <w:r w:rsidR="00C4330F">
              <w:rPr>
                <w:noProof/>
                <w:webHidden/>
              </w:rPr>
              <w:fldChar w:fldCharType="separate"/>
            </w:r>
            <w:r w:rsidR="005652E3">
              <w:rPr>
                <w:noProof/>
                <w:webHidden/>
              </w:rPr>
              <w:t>35</w:t>
            </w:r>
            <w:r w:rsidR="00C4330F">
              <w:rPr>
                <w:noProof/>
                <w:webHidden/>
              </w:rPr>
              <w:fldChar w:fldCharType="end"/>
            </w:r>
          </w:hyperlink>
        </w:p>
        <w:p w14:paraId="185C7982" w14:textId="4EE5C3F8"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35" w:history="1">
            <w:r w:rsidR="00C4330F" w:rsidRPr="00625085">
              <w:rPr>
                <w:rStyle w:val="Hyperlink"/>
                <w:b/>
                <w:bCs/>
                <w:noProof/>
              </w:rPr>
              <w:t>2.9.2 Projeto de Banco de Dados – Lógico</w:t>
            </w:r>
            <w:r w:rsidR="00C4330F">
              <w:rPr>
                <w:noProof/>
                <w:webHidden/>
              </w:rPr>
              <w:tab/>
            </w:r>
            <w:r w:rsidR="00C4330F">
              <w:rPr>
                <w:noProof/>
                <w:webHidden/>
              </w:rPr>
              <w:fldChar w:fldCharType="begin"/>
            </w:r>
            <w:r w:rsidR="00C4330F">
              <w:rPr>
                <w:noProof/>
                <w:webHidden/>
              </w:rPr>
              <w:instrText xml:space="preserve"> PAGEREF _Toc216250635 \h </w:instrText>
            </w:r>
            <w:r w:rsidR="00C4330F">
              <w:rPr>
                <w:noProof/>
                <w:webHidden/>
              </w:rPr>
            </w:r>
            <w:r w:rsidR="00C4330F">
              <w:rPr>
                <w:noProof/>
                <w:webHidden/>
              </w:rPr>
              <w:fldChar w:fldCharType="separate"/>
            </w:r>
            <w:r w:rsidR="005652E3">
              <w:rPr>
                <w:noProof/>
                <w:webHidden/>
              </w:rPr>
              <w:t>36</w:t>
            </w:r>
            <w:r w:rsidR="00C4330F">
              <w:rPr>
                <w:noProof/>
                <w:webHidden/>
              </w:rPr>
              <w:fldChar w:fldCharType="end"/>
            </w:r>
          </w:hyperlink>
        </w:p>
        <w:p w14:paraId="2EAE3CE1" w14:textId="78F15714"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36" w:history="1">
            <w:r w:rsidR="00C4330F" w:rsidRPr="00625085">
              <w:rPr>
                <w:rStyle w:val="Hyperlink"/>
                <w:b/>
                <w:bCs/>
                <w:noProof/>
              </w:rPr>
              <w:t>2.9.3 Projeto de Banco de Dados - Físico</w:t>
            </w:r>
            <w:r w:rsidR="00C4330F">
              <w:rPr>
                <w:noProof/>
                <w:webHidden/>
              </w:rPr>
              <w:tab/>
            </w:r>
            <w:r w:rsidR="00C4330F">
              <w:rPr>
                <w:noProof/>
                <w:webHidden/>
              </w:rPr>
              <w:fldChar w:fldCharType="begin"/>
            </w:r>
            <w:r w:rsidR="00C4330F">
              <w:rPr>
                <w:noProof/>
                <w:webHidden/>
              </w:rPr>
              <w:instrText xml:space="preserve"> PAGEREF _Toc216250636 \h </w:instrText>
            </w:r>
            <w:r w:rsidR="00C4330F">
              <w:rPr>
                <w:noProof/>
                <w:webHidden/>
              </w:rPr>
            </w:r>
            <w:r w:rsidR="00C4330F">
              <w:rPr>
                <w:noProof/>
                <w:webHidden/>
              </w:rPr>
              <w:fldChar w:fldCharType="separate"/>
            </w:r>
            <w:r w:rsidR="005652E3">
              <w:rPr>
                <w:noProof/>
                <w:webHidden/>
              </w:rPr>
              <w:t>37</w:t>
            </w:r>
            <w:r w:rsidR="00C4330F">
              <w:rPr>
                <w:noProof/>
                <w:webHidden/>
              </w:rPr>
              <w:fldChar w:fldCharType="end"/>
            </w:r>
          </w:hyperlink>
        </w:p>
        <w:p w14:paraId="6D62569B" w14:textId="5C49F649"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37" w:history="1">
            <w:r w:rsidR="00C4330F" w:rsidRPr="00625085">
              <w:rPr>
                <w:rStyle w:val="Hyperlink"/>
                <w:rFonts w:cs="Arial"/>
                <w:b/>
                <w:bCs/>
                <w:noProof/>
              </w:rPr>
              <w:t>2.10 Metodologia Ágil</w:t>
            </w:r>
            <w:r w:rsidR="00C4330F">
              <w:rPr>
                <w:noProof/>
                <w:webHidden/>
              </w:rPr>
              <w:tab/>
            </w:r>
            <w:r w:rsidR="00C4330F">
              <w:rPr>
                <w:noProof/>
                <w:webHidden/>
              </w:rPr>
              <w:fldChar w:fldCharType="begin"/>
            </w:r>
            <w:r w:rsidR="00C4330F">
              <w:rPr>
                <w:noProof/>
                <w:webHidden/>
              </w:rPr>
              <w:instrText xml:space="preserve"> PAGEREF _Toc216250637 \h </w:instrText>
            </w:r>
            <w:r w:rsidR="00C4330F">
              <w:rPr>
                <w:noProof/>
                <w:webHidden/>
              </w:rPr>
            </w:r>
            <w:r w:rsidR="00C4330F">
              <w:rPr>
                <w:noProof/>
                <w:webHidden/>
              </w:rPr>
              <w:fldChar w:fldCharType="separate"/>
            </w:r>
            <w:r w:rsidR="005652E3">
              <w:rPr>
                <w:noProof/>
                <w:webHidden/>
              </w:rPr>
              <w:t>38</w:t>
            </w:r>
            <w:r w:rsidR="00C4330F">
              <w:rPr>
                <w:noProof/>
                <w:webHidden/>
              </w:rPr>
              <w:fldChar w:fldCharType="end"/>
            </w:r>
          </w:hyperlink>
        </w:p>
        <w:p w14:paraId="70A17476" w14:textId="19285808" w:rsidR="00C4330F" w:rsidRDefault="00C773C3">
          <w:pPr>
            <w:pStyle w:val="Sumrio1"/>
            <w:rPr>
              <w:rFonts w:asciiTheme="minorHAnsi" w:eastAsiaTheme="minorEastAsia" w:hAnsiTheme="minorHAnsi"/>
              <w:b w:val="0"/>
              <w:bCs w:val="0"/>
              <w:color w:val="auto"/>
              <w:szCs w:val="24"/>
              <w:lang w:eastAsia="pt-BR"/>
            </w:rPr>
          </w:pPr>
          <w:hyperlink w:anchor="_Toc216250638" w:history="1">
            <w:r w:rsidR="00C4330F" w:rsidRPr="00625085">
              <w:rPr>
                <w:rStyle w:val="Hyperlink"/>
              </w:rPr>
              <w:t>3 FUNDAMENTAÇÃO TEÓRICA</w:t>
            </w:r>
            <w:r w:rsidR="00C4330F">
              <w:rPr>
                <w:webHidden/>
              </w:rPr>
              <w:tab/>
            </w:r>
            <w:r w:rsidR="00C4330F">
              <w:rPr>
                <w:webHidden/>
              </w:rPr>
              <w:fldChar w:fldCharType="begin"/>
            </w:r>
            <w:r w:rsidR="00C4330F">
              <w:rPr>
                <w:webHidden/>
              </w:rPr>
              <w:instrText xml:space="preserve"> PAGEREF _Toc216250638 \h </w:instrText>
            </w:r>
            <w:r w:rsidR="00C4330F">
              <w:rPr>
                <w:webHidden/>
              </w:rPr>
            </w:r>
            <w:r w:rsidR="00C4330F">
              <w:rPr>
                <w:webHidden/>
              </w:rPr>
              <w:fldChar w:fldCharType="separate"/>
            </w:r>
            <w:r w:rsidR="005652E3">
              <w:rPr>
                <w:webHidden/>
              </w:rPr>
              <w:t>39</w:t>
            </w:r>
            <w:r w:rsidR="00C4330F">
              <w:rPr>
                <w:webHidden/>
              </w:rPr>
              <w:fldChar w:fldCharType="end"/>
            </w:r>
          </w:hyperlink>
        </w:p>
        <w:p w14:paraId="7CFDD251" w14:textId="323038EB"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39" w:history="1">
            <w:r w:rsidR="00C4330F" w:rsidRPr="00625085">
              <w:rPr>
                <w:rStyle w:val="Hyperlink"/>
                <w:rFonts w:cs="Arial"/>
                <w:b/>
                <w:bCs/>
                <w:noProof/>
              </w:rPr>
              <w:t>3.1 Ideia/Aplicação</w:t>
            </w:r>
            <w:r w:rsidR="00C4330F">
              <w:rPr>
                <w:noProof/>
                <w:webHidden/>
              </w:rPr>
              <w:tab/>
            </w:r>
            <w:r w:rsidR="00C4330F">
              <w:rPr>
                <w:noProof/>
                <w:webHidden/>
              </w:rPr>
              <w:fldChar w:fldCharType="begin"/>
            </w:r>
            <w:r w:rsidR="00C4330F">
              <w:rPr>
                <w:noProof/>
                <w:webHidden/>
              </w:rPr>
              <w:instrText xml:space="preserve"> PAGEREF _Toc216250639 \h </w:instrText>
            </w:r>
            <w:r w:rsidR="00C4330F">
              <w:rPr>
                <w:noProof/>
                <w:webHidden/>
              </w:rPr>
            </w:r>
            <w:r w:rsidR="00C4330F">
              <w:rPr>
                <w:noProof/>
                <w:webHidden/>
              </w:rPr>
              <w:fldChar w:fldCharType="separate"/>
            </w:r>
            <w:r w:rsidR="005652E3">
              <w:rPr>
                <w:noProof/>
                <w:webHidden/>
              </w:rPr>
              <w:t>41</w:t>
            </w:r>
            <w:r w:rsidR="00C4330F">
              <w:rPr>
                <w:noProof/>
                <w:webHidden/>
              </w:rPr>
              <w:fldChar w:fldCharType="end"/>
            </w:r>
          </w:hyperlink>
        </w:p>
        <w:p w14:paraId="307A6C95" w14:textId="67A3EA05"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40" w:history="1">
            <w:r w:rsidR="00C4330F" w:rsidRPr="00625085">
              <w:rPr>
                <w:rStyle w:val="Hyperlink"/>
                <w:rFonts w:cs="Arial"/>
                <w:b/>
                <w:bCs/>
                <w:noProof/>
              </w:rPr>
              <w:t>3.2 Enem</w:t>
            </w:r>
            <w:r w:rsidR="00C4330F">
              <w:rPr>
                <w:noProof/>
                <w:webHidden/>
              </w:rPr>
              <w:tab/>
            </w:r>
            <w:r w:rsidR="00C4330F">
              <w:rPr>
                <w:noProof/>
                <w:webHidden/>
              </w:rPr>
              <w:fldChar w:fldCharType="begin"/>
            </w:r>
            <w:r w:rsidR="00C4330F">
              <w:rPr>
                <w:noProof/>
                <w:webHidden/>
              </w:rPr>
              <w:instrText xml:space="preserve"> PAGEREF _Toc216250640 \h </w:instrText>
            </w:r>
            <w:r w:rsidR="00C4330F">
              <w:rPr>
                <w:noProof/>
                <w:webHidden/>
              </w:rPr>
            </w:r>
            <w:r w:rsidR="00C4330F">
              <w:rPr>
                <w:noProof/>
                <w:webHidden/>
              </w:rPr>
              <w:fldChar w:fldCharType="separate"/>
            </w:r>
            <w:r w:rsidR="005652E3">
              <w:rPr>
                <w:noProof/>
                <w:webHidden/>
              </w:rPr>
              <w:t>42</w:t>
            </w:r>
            <w:r w:rsidR="00C4330F">
              <w:rPr>
                <w:noProof/>
                <w:webHidden/>
              </w:rPr>
              <w:fldChar w:fldCharType="end"/>
            </w:r>
          </w:hyperlink>
        </w:p>
        <w:p w14:paraId="63A44D0B" w14:textId="6FD0B037"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41" w:history="1">
            <w:r w:rsidR="00C4330F" w:rsidRPr="00625085">
              <w:rPr>
                <w:rStyle w:val="Hyperlink"/>
                <w:b/>
                <w:bCs/>
                <w:noProof/>
              </w:rPr>
              <w:t>3.2.1 Redação</w:t>
            </w:r>
            <w:r w:rsidR="00C4330F">
              <w:rPr>
                <w:noProof/>
                <w:webHidden/>
              </w:rPr>
              <w:tab/>
            </w:r>
            <w:r w:rsidR="00C4330F">
              <w:rPr>
                <w:noProof/>
                <w:webHidden/>
              </w:rPr>
              <w:fldChar w:fldCharType="begin"/>
            </w:r>
            <w:r w:rsidR="00C4330F">
              <w:rPr>
                <w:noProof/>
                <w:webHidden/>
              </w:rPr>
              <w:instrText xml:space="preserve"> PAGEREF _Toc216250641 \h </w:instrText>
            </w:r>
            <w:r w:rsidR="00C4330F">
              <w:rPr>
                <w:noProof/>
                <w:webHidden/>
              </w:rPr>
            </w:r>
            <w:r w:rsidR="00C4330F">
              <w:rPr>
                <w:noProof/>
                <w:webHidden/>
              </w:rPr>
              <w:fldChar w:fldCharType="separate"/>
            </w:r>
            <w:r w:rsidR="005652E3">
              <w:rPr>
                <w:noProof/>
                <w:webHidden/>
              </w:rPr>
              <w:t>43</w:t>
            </w:r>
            <w:r w:rsidR="00C4330F">
              <w:rPr>
                <w:noProof/>
                <w:webHidden/>
              </w:rPr>
              <w:fldChar w:fldCharType="end"/>
            </w:r>
          </w:hyperlink>
        </w:p>
        <w:p w14:paraId="312C92B0" w14:textId="42E3F430"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42" w:history="1">
            <w:r w:rsidR="00C4330F" w:rsidRPr="00625085">
              <w:rPr>
                <w:rStyle w:val="Hyperlink"/>
                <w:b/>
                <w:bCs/>
                <w:noProof/>
              </w:rPr>
              <w:t>3.2.2 Critérios</w:t>
            </w:r>
            <w:r w:rsidR="00C4330F">
              <w:rPr>
                <w:noProof/>
                <w:webHidden/>
              </w:rPr>
              <w:tab/>
            </w:r>
            <w:r w:rsidR="00C4330F">
              <w:rPr>
                <w:noProof/>
                <w:webHidden/>
              </w:rPr>
              <w:fldChar w:fldCharType="begin"/>
            </w:r>
            <w:r w:rsidR="00C4330F">
              <w:rPr>
                <w:noProof/>
                <w:webHidden/>
              </w:rPr>
              <w:instrText xml:space="preserve"> PAGEREF _Toc216250642 \h </w:instrText>
            </w:r>
            <w:r w:rsidR="00C4330F">
              <w:rPr>
                <w:noProof/>
                <w:webHidden/>
              </w:rPr>
            </w:r>
            <w:r w:rsidR="00C4330F">
              <w:rPr>
                <w:noProof/>
                <w:webHidden/>
              </w:rPr>
              <w:fldChar w:fldCharType="separate"/>
            </w:r>
            <w:r w:rsidR="005652E3">
              <w:rPr>
                <w:noProof/>
                <w:webHidden/>
              </w:rPr>
              <w:t>44</w:t>
            </w:r>
            <w:r w:rsidR="00C4330F">
              <w:rPr>
                <w:noProof/>
                <w:webHidden/>
              </w:rPr>
              <w:fldChar w:fldCharType="end"/>
            </w:r>
          </w:hyperlink>
        </w:p>
        <w:p w14:paraId="16042ECD" w14:textId="46767018"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43" w:history="1">
            <w:r w:rsidR="00C4330F" w:rsidRPr="00625085">
              <w:rPr>
                <w:rStyle w:val="Hyperlink"/>
                <w:b/>
                <w:bCs/>
                <w:noProof/>
              </w:rPr>
              <w:t>3.2.3 Avaliadores</w:t>
            </w:r>
            <w:r w:rsidR="00C4330F">
              <w:rPr>
                <w:noProof/>
                <w:webHidden/>
              </w:rPr>
              <w:tab/>
            </w:r>
            <w:r w:rsidR="00C4330F">
              <w:rPr>
                <w:noProof/>
                <w:webHidden/>
              </w:rPr>
              <w:fldChar w:fldCharType="begin"/>
            </w:r>
            <w:r w:rsidR="00C4330F">
              <w:rPr>
                <w:noProof/>
                <w:webHidden/>
              </w:rPr>
              <w:instrText xml:space="preserve"> PAGEREF _Toc216250643 \h </w:instrText>
            </w:r>
            <w:r w:rsidR="00C4330F">
              <w:rPr>
                <w:noProof/>
                <w:webHidden/>
              </w:rPr>
            </w:r>
            <w:r w:rsidR="00C4330F">
              <w:rPr>
                <w:noProof/>
                <w:webHidden/>
              </w:rPr>
              <w:fldChar w:fldCharType="separate"/>
            </w:r>
            <w:r w:rsidR="005652E3">
              <w:rPr>
                <w:noProof/>
                <w:webHidden/>
              </w:rPr>
              <w:t>45</w:t>
            </w:r>
            <w:r w:rsidR="00C4330F">
              <w:rPr>
                <w:noProof/>
                <w:webHidden/>
              </w:rPr>
              <w:fldChar w:fldCharType="end"/>
            </w:r>
          </w:hyperlink>
        </w:p>
        <w:p w14:paraId="39841F2D" w14:textId="3695A406"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44" w:history="1">
            <w:r w:rsidR="00C4330F" w:rsidRPr="00625085">
              <w:rPr>
                <w:rStyle w:val="Hyperlink"/>
                <w:rFonts w:cs="Arial"/>
                <w:b/>
                <w:bCs/>
                <w:noProof/>
              </w:rPr>
              <w:t>3.3 Inteligência Artificial Generativa</w:t>
            </w:r>
            <w:r w:rsidR="00C4330F">
              <w:rPr>
                <w:noProof/>
                <w:webHidden/>
              </w:rPr>
              <w:tab/>
            </w:r>
            <w:r w:rsidR="00C4330F">
              <w:rPr>
                <w:noProof/>
                <w:webHidden/>
              </w:rPr>
              <w:fldChar w:fldCharType="begin"/>
            </w:r>
            <w:r w:rsidR="00C4330F">
              <w:rPr>
                <w:noProof/>
                <w:webHidden/>
              </w:rPr>
              <w:instrText xml:space="preserve"> PAGEREF _Toc216250644 \h </w:instrText>
            </w:r>
            <w:r w:rsidR="00C4330F">
              <w:rPr>
                <w:noProof/>
                <w:webHidden/>
              </w:rPr>
            </w:r>
            <w:r w:rsidR="00C4330F">
              <w:rPr>
                <w:noProof/>
                <w:webHidden/>
              </w:rPr>
              <w:fldChar w:fldCharType="separate"/>
            </w:r>
            <w:r w:rsidR="005652E3">
              <w:rPr>
                <w:noProof/>
                <w:webHidden/>
              </w:rPr>
              <w:t>46</w:t>
            </w:r>
            <w:r w:rsidR="00C4330F">
              <w:rPr>
                <w:noProof/>
                <w:webHidden/>
              </w:rPr>
              <w:fldChar w:fldCharType="end"/>
            </w:r>
          </w:hyperlink>
        </w:p>
        <w:p w14:paraId="1CACDDBD" w14:textId="2B65F242"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45" w:history="1">
            <w:r w:rsidR="00C4330F" w:rsidRPr="00625085">
              <w:rPr>
                <w:rStyle w:val="Hyperlink"/>
                <w:rFonts w:cs="Arial"/>
                <w:b/>
                <w:bCs/>
                <w:noProof/>
              </w:rPr>
              <w:t>3.4 Inteligência Artificial na Educação</w:t>
            </w:r>
            <w:r w:rsidR="00C4330F">
              <w:rPr>
                <w:noProof/>
                <w:webHidden/>
              </w:rPr>
              <w:tab/>
            </w:r>
            <w:r w:rsidR="00C4330F">
              <w:rPr>
                <w:noProof/>
                <w:webHidden/>
              </w:rPr>
              <w:fldChar w:fldCharType="begin"/>
            </w:r>
            <w:r w:rsidR="00C4330F">
              <w:rPr>
                <w:noProof/>
                <w:webHidden/>
              </w:rPr>
              <w:instrText xml:space="preserve"> PAGEREF _Toc216250645 \h </w:instrText>
            </w:r>
            <w:r w:rsidR="00C4330F">
              <w:rPr>
                <w:noProof/>
                <w:webHidden/>
              </w:rPr>
            </w:r>
            <w:r w:rsidR="00C4330F">
              <w:rPr>
                <w:noProof/>
                <w:webHidden/>
              </w:rPr>
              <w:fldChar w:fldCharType="separate"/>
            </w:r>
            <w:r w:rsidR="005652E3">
              <w:rPr>
                <w:noProof/>
                <w:webHidden/>
              </w:rPr>
              <w:t>48</w:t>
            </w:r>
            <w:r w:rsidR="00C4330F">
              <w:rPr>
                <w:noProof/>
                <w:webHidden/>
              </w:rPr>
              <w:fldChar w:fldCharType="end"/>
            </w:r>
          </w:hyperlink>
        </w:p>
        <w:p w14:paraId="2EC34DB7" w14:textId="332F9CC5" w:rsidR="00C4330F" w:rsidRDefault="00C773C3">
          <w:pPr>
            <w:pStyle w:val="Sumrio3"/>
            <w:tabs>
              <w:tab w:val="right" w:leader="dot" w:pos="9061"/>
            </w:tabs>
            <w:rPr>
              <w:rFonts w:asciiTheme="minorHAnsi" w:eastAsiaTheme="minorEastAsia" w:hAnsiTheme="minorHAnsi"/>
              <w:noProof/>
              <w:color w:val="auto"/>
              <w:szCs w:val="24"/>
              <w:lang w:eastAsia="pt-BR"/>
            </w:rPr>
          </w:pPr>
          <w:hyperlink w:anchor="_Toc216250646" w:history="1">
            <w:r w:rsidR="00C4330F" w:rsidRPr="00625085">
              <w:rPr>
                <w:rStyle w:val="Hyperlink"/>
                <w:b/>
                <w:bCs/>
                <w:noProof/>
              </w:rPr>
              <w:t>3.4.1 Desafios</w:t>
            </w:r>
            <w:r w:rsidR="00C4330F">
              <w:rPr>
                <w:noProof/>
                <w:webHidden/>
              </w:rPr>
              <w:tab/>
            </w:r>
            <w:r w:rsidR="00C4330F">
              <w:rPr>
                <w:noProof/>
                <w:webHidden/>
              </w:rPr>
              <w:fldChar w:fldCharType="begin"/>
            </w:r>
            <w:r w:rsidR="00C4330F">
              <w:rPr>
                <w:noProof/>
                <w:webHidden/>
              </w:rPr>
              <w:instrText xml:space="preserve"> PAGEREF _Toc216250646 \h </w:instrText>
            </w:r>
            <w:r w:rsidR="00C4330F">
              <w:rPr>
                <w:noProof/>
                <w:webHidden/>
              </w:rPr>
            </w:r>
            <w:r w:rsidR="00C4330F">
              <w:rPr>
                <w:noProof/>
                <w:webHidden/>
              </w:rPr>
              <w:fldChar w:fldCharType="separate"/>
            </w:r>
            <w:r w:rsidR="005652E3">
              <w:rPr>
                <w:noProof/>
                <w:webHidden/>
              </w:rPr>
              <w:t>49</w:t>
            </w:r>
            <w:r w:rsidR="00C4330F">
              <w:rPr>
                <w:noProof/>
                <w:webHidden/>
              </w:rPr>
              <w:fldChar w:fldCharType="end"/>
            </w:r>
          </w:hyperlink>
        </w:p>
        <w:p w14:paraId="158925D9" w14:textId="7A59FDCB"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47" w:history="1">
            <w:r w:rsidR="00C4330F" w:rsidRPr="00625085">
              <w:rPr>
                <w:rStyle w:val="Hyperlink"/>
                <w:rFonts w:cs="Arial"/>
                <w:b/>
                <w:bCs/>
                <w:noProof/>
              </w:rPr>
              <w:t>3.5 Mercado</w:t>
            </w:r>
            <w:r w:rsidR="00C4330F">
              <w:rPr>
                <w:noProof/>
                <w:webHidden/>
              </w:rPr>
              <w:tab/>
            </w:r>
            <w:r w:rsidR="00C4330F">
              <w:rPr>
                <w:noProof/>
                <w:webHidden/>
              </w:rPr>
              <w:fldChar w:fldCharType="begin"/>
            </w:r>
            <w:r w:rsidR="00C4330F">
              <w:rPr>
                <w:noProof/>
                <w:webHidden/>
              </w:rPr>
              <w:instrText xml:space="preserve"> PAGEREF _Toc216250647 \h </w:instrText>
            </w:r>
            <w:r w:rsidR="00C4330F">
              <w:rPr>
                <w:noProof/>
                <w:webHidden/>
              </w:rPr>
            </w:r>
            <w:r w:rsidR="00C4330F">
              <w:rPr>
                <w:noProof/>
                <w:webHidden/>
              </w:rPr>
              <w:fldChar w:fldCharType="separate"/>
            </w:r>
            <w:r w:rsidR="005652E3">
              <w:rPr>
                <w:noProof/>
                <w:webHidden/>
              </w:rPr>
              <w:t>50</w:t>
            </w:r>
            <w:r w:rsidR="00C4330F">
              <w:rPr>
                <w:noProof/>
                <w:webHidden/>
              </w:rPr>
              <w:fldChar w:fldCharType="end"/>
            </w:r>
          </w:hyperlink>
        </w:p>
        <w:p w14:paraId="497DAA6E" w14:textId="2E106E32" w:rsidR="00C4330F" w:rsidRDefault="00C773C3">
          <w:pPr>
            <w:pStyle w:val="Sumrio2"/>
            <w:tabs>
              <w:tab w:val="right" w:leader="dot" w:pos="9061"/>
            </w:tabs>
            <w:rPr>
              <w:rFonts w:asciiTheme="minorHAnsi" w:eastAsiaTheme="minorEastAsia" w:hAnsiTheme="minorHAnsi"/>
              <w:noProof/>
              <w:color w:val="auto"/>
              <w:szCs w:val="24"/>
              <w:lang w:eastAsia="pt-BR"/>
            </w:rPr>
          </w:pPr>
          <w:hyperlink w:anchor="_Toc216250648" w:history="1">
            <w:r w:rsidR="00C4330F" w:rsidRPr="00625085">
              <w:rPr>
                <w:rStyle w:val="Hyperlink"/>
                <w:rFonts w:cs="Arial"/>
                <w:b/>
                <w:bCs/>
                <w:noProof/>
              </w:rPr>
              <w:t>3.6 Público-alvo</w:t>
            </w:r>
            <w:r w:rsidR="00C4330F">
              <w:rPr>
                <w:noProof/>
                <w:webHidden/>
              </w:rPr>
              <w:tab/>
            </w:r>
            <w:r w:rsidR="00C4330F">
              <w:rPr>
                <w:noProof/>
                <w:webHidden/>
              </w:rPr>
              <w:fldChar w:fldCharType="begin"/>
            </w:r>
            <w:r w:rsidR="00C4330F">
              <w:rPr>
                <w:noProof/>
                <w:webHidden/>
              </w:rPr>
              <w:instrText xml:space="preserve"> PAGEREF _Toc216250648 \h </w:instrText>
            </w:r>
            <w:r w:rsidR="00C4330F">
              <w:rPr>
                <w:noProof/>
                <w:webHidden/>
              </w:rPr>
            </w:r>
            <w:r w:rsidR="00C4330F">
              <w:rPr>
                <w:noProof/>
                <w:webHidden/>
              </w:rPr>
              <w:fldChar w:fldCharType="separate"/>
            </w:r>
            <w:r w:rsidR="005652E3">
              <w:rPr>
                <w:noProof/>
                <w:webHidden/>
              </w:rPr>
              <w:t>52</w:t>
            </w:r>
            <w:r w:rsidR="00C4330F">
              <w:rPr>
                <w:noProof/>
                <w:webHidden/>
              </w:rPr>
              <w:fldChar w:fldCharType="end"/>
            </w:r>
          </w:hyperlink>
        </w:p>
        <w:p w14:paraId="75002B6E" w14:textId="54F66A06" w:rsidR="00C4330F" w:rsidRDefault="00C773C3">
          <w:pPr>
            <w:pStyle w:val="Sumrio1"/>
            <w:rPr>
              <w:rFonts w:asciiTheme="minorHAnsi" w:eastAsiaTheme="minorEastAsia" w:hAnsiTheme="minorHAnsi"/>
              <w:b w:val="0"/>
              <w:bCs w:val="0"/>
              <w:color w:val="auto"/>
              <w:szCs w:val="24"/>
              <w:lang w:eastAsia="pt-BR"/>
            </w:rPr>
          </w:pPr>
          <w:hyperlink w:anchor="_Toc216250649" w:history="1">
            <w:r w:rsidR="00C4330F" w:rsidRPr="00625085">
              <w:rPr>
                <w:rStyle w:val="Hyperlink"/>
              </w:rPr>
              <w:t>CONCLUSÃO</w:t>
            </w:r>
            <w:r w:rsidR="00C4330F">
              <w:rPr>
                <w:webHidden/>
              </w:rPr>
              <w:tab/>
            </w:r>
            <w:r w:rsidR="00C4330F">
              <w:rPr>
                <w:webHidden/>
              </w:rPr>
              <w:fldChar w:fldCharType="begin"/>
            </w:r>
            <w:r w:rsidR="00C4330F">
              <w:rPr>
                <w:webHidden/>
              </w:rPr>
              <w:instrText xml:space="preserve"> PAGEREF _Toc216250649 \h </w:instrText>
            </w:r>
            <w:r w:rsidR="00C4330F">
              <w:rPr>
                <w:webHidden/>
              </w:rPr>
            </w:r>
            <w:r w:rsidR="00C4330F">
              <w:rPr>
                <w:webHidden/>
              </w:rPr>
              <w:fldChar w:fldCharType="separate"/>
            </w:r>
            <w:r w:rsidR="005652E3">
              <w:rPr>
                <w:webHidden/>
              </w:rPr>
              <w:t>54</w:t>
            </w:r>
            <w:r w:rsidR="00C4330F">
              <w:rPr>
                <w:webHidden/>
              </w:rPr>
              <w:fldChar w:fldCharType="end"/>
            </w:r>
          </w:hyperlink>
        </w:p>
        <w:p w14:paraId="228F0343" w14:textId="35103FE8" w:rsidR="00C4330F" w:rsidRDefault="00C773C3">
          <w:pPr>
            <w:pStyle w:val="Sumrio1"/>
            <w:rPr>
              <w:rFonts w:asciiTheme="minorHAnsi" w:eastAsiaTheme="minorEastAsia" w:hAnsiTheme="minorHAnsi"/>
              <w:b w:val="0"/>
              <w:bCs w:val="0"/>
              <w:color w:val="auto"/>
              <w:szCs w:val="24"/>
              <w:lang w:eastAsia="pt-BR"/>
            </w:rPr>
          </w:pPr>
          <w:hyperlink w:anchor="_Toc216250650" w:history="1">
            <w:r w:rsidR="00C4330F" w:rsidRPr="00625085">
              <w:rPr>
                <w:rStyle w:val="Hyperlink"/>
              </w:rPr>
              <w:t>APÊNDICES</w:t>
            </w:r>
            <w:r w:rsidR="00C4330F">
              <w:rPr>
                <w:webHidden/>
              </w:rPr>
              <w:tab/>
            </w:r>
            <w:r w:rsidR="00C4330F">
              <w:rPr>
                <w:webHidden/>
              </w:rPr>
              <w:fldChar w:fldCharType="begin"/>
            </w:r>
            <w:r w:rsidR="00C4330F">
              <w:rPr>
                <w:webHidden/>
              </w:rPr>
              <w:instrText xml:space="preserve"> PAGEREF _Toc216250650 \h </w:instrText>
            </w:r>
            <w:r w:rsidR="00C4330F">
              <w:rPr>
                <w:webHidden/>
              </w:rPr>
            </w:r>
            <w:r w:rsidR="00C4330F">
              <w:rPr>
                <w:webHidden/>
              </w:rPr>
              <w:fldChar w:fldCharType="separate"/>
            </w:r>
            <w:r w:rsidR="005652E3">
              <w:rPr>
                <w:webHidden/>
              </w:rPr>
              <w:t>55</w:t>
            </w:r>
            <w:r w:rsidR="00C4330F">
              <w:rPr>
                <w:webHidden/>
              </w:rPr>
              <w:fldChar w:fldCharType="end"/>
            </w:r>
          </w:hyperlink>
        </w:p>
        <w:p w14:paraId="637CF52F" w14:textId="34DD0208" w:rsidR="00C4330F" w:rsidRDefault="00C773C3">
          <w:pPr>
            <w:pStyle w:val="Sumrio1"/>
            <w:rPr>
              <w:rFonts w:asciiTheme="minorHAnsi" w:eastAsiaTheme="minorEastAsia" w:hAnsiTheme="minorHAnsi"/>
              <w:b w:val="0"/>
              <w:bCs w:val="0"/>
              <w:color w:val="auto"/>
              <w:szCs w:val="24"/>
              <w:lang w:eastAsia="pt-BR"/>
            </w:rPr>
          </w:pPr>
          <w:hyperlink w:anchor="_Toc216250651" w:history="1">
            <w:r w:rsidR="00C4330F" w:rsidRPr="00625085">
              <w:rPr>
                <w:rStyle w:val="Hyperlink"/>
              </w:rPr>
              <w:t>REFERÊNCIAS</w:t>
            </w:r>
            <w:r w:rsidR="00C4330F">
              <w:rPr>
                <w:webHidden/>
              </w:rPr>
              <w:tab/>
            </w:r>
            <w:r w:rsidR="00C4330F">
              <w:rPr>
                <w:webHidden/>
              </w:rPr>
              <w:fldChar w:fldCharType="begin"/>
            </w:r>
            <w:r w:rsidR="00C4330F">
              <w:rPr>
                <w:webHidden/>
              </w:rPr>
              <w:instrText xml:space="preserve"> PAGEREF _Toc216250651 \h </w:instrText>
            </w:r>
            <w:r w:rsidR="00C4330F">
              <w:rPr>
                <w:webHidden/>
              </w:rPr>
            </w:r>
            <w:r w:rsidR="00C4330F">
              <w:rPr>
                <w:webHidden/>
              </w:rPr>
              <w:fldChar w:fldCharType="separate"/>
            </w:r>
            <w:r w:rsidR="005652E3">
              <w:rPr>
                <w:webHidden/>
              </w:rPr>
              <w:t>83</w:t>
            </w:r>
            <w:r w:rsidR="00C4330F">
              <w:rPr>
                <w:webHidden/>
              </w:rPr>
              <w:fldChar w:fldCharType="end"/>
            </w:r>
          </w:hyperlink>
        </w:p>
        <w:p w14:paraId="4428EAF1" w14:textId="4BD6EFBA" w:rsidR="004950BE" w:rsidRDefault="004950BE">
          <w:r>
            <w:rPr>
              <w:b/>
              <w:bCs/>
            </w:rPr>
            <w:fldChar w:fldCharType="end"/>
          </w:r>
        </w:p>
      </w:sdtContent>
    </w:sdt>
    <w:p w14:paraId="5CF35E02" w14:textId="77777777" w:rsidR="00A25F39" w:rsidRDefault="00A25F39" w:rsidP="00216A11">
      <w:pPr>
        <w:spacing w:after="0" w:line="240" w:lineRule="auto"/>
        <w:contextualSpacing/>
        <w:jc w:val="left"/>
        <w:rPr>
          <w:b/>
          <w:bCs/>
        </w:rPr>
      </w:pPr>
    </w:p>
    <w:p w14:paraId="34C5A394" w14:textId="77777777" w:rsidR="00126672" w:rsidRDefault="00126672" w:rsidP="00122486">
      <w:pPr>
        <w:spacing w:after="0" w:line="240" w:lineRule="auto"/>
        <w:contextualSpacing/>
        <w:jc w:val="left"/>
        <w:rPr>
          <w:b/>
          <w:bCs/>
        </w:rPr>
        <w:sectPr w:rsidR="00126672" w:rsidSect="004950BE">
          <w:pgSz w:w="11906" w:h="16838" w:code="9"/>
          <w:pgMar w:top="1701" w:right="1134" w:bottom="1134" w:left="1701" w:header="709" w:footer="709" w:gutter="0"/>
          <w:pgNumType w:start="0"/>
          <w:cols w:space="708"/>
          <w:docGrid w:linePitch="360"/>
        </w:sectPr>
      </w:pPr>
    </w:p>
    <w:p w14:paraId="3EA9CF55" w14:textId="72DFD9FB" w:rsidR="00F2202C" w:rsidRPr="006D4B33" w:rsidRDefault="003109E1" w:rsidP="003109E1">
      <w:pPr>
        <w:pStyle w:val="Ttulo1"/>
        <w:numPr>
          <w:ilvl w:val="0"/>
          <w:numId w:val="0"/>
        </w:numPr>
        <w:spacing w:line="720" w:lineRule="auto"/>
        <w:contextualSpacing w:val="0"/>
      </w:pPr>
      <w:bookmarkStart w:id="3" w:name="_Toc214634581"/>
      <w:bookmarkStart w:id="4" w:name="_Toc216250611"/>
      <w:commentRangeStart w:id="5"/>
      <w:r>
        <w:t>1</w:t>
      </w:r>
      <w:ins w:id="6" w:author="paulo_63588@UIRAPURU.BR" w:date="2026-03-17T19:53:00Z">
        <w:r w:rsidR="004D68C2">
          <w:t>.</w:t>
        </w:r>
      </w:ins>
      <w:r>
        <w:t xml:space="preserve"> </w:t>
      </w:r>
      <w:r w:rsidR="00216A11" w:rsidRPr="006D4B33">
        <w:t>INTRODUÇÃO</w:t>
      </w:r>
      <w:bookmarkEnd w:id="3"/>
      <w:bookmarkEnd w:id="4"/>
      <w:commentRangeEnd w:id="5"/>
      <w:r w:rsidR="00E46863">
        <w:rPr>
          <w:rStyle w:val="Refdecomentrio"/>
          <w:rFonts w:eastAsiaTheme="minorHAnsi" w:cstheme="minorBidi"/>
          <w:b w:val="0"/>
          <w:bCs w:val="0"/>
          <w:spacing w:val="0"/>
          <w:kern w:val="2"/>
        </w:rPr>
        <w:commentReference w:id="5"/>
      </w:r>
    </w:p>
    <w:p w14:paraId="4B008625" w14:textId="5CBF1D56" w:rsidR="00F52E9B" w:rsidRDefault="002A5A42" w:rsidP="00CC06D3">
      <w:pPr>
        <w:spacing w:after="0"/>
        <w:ind w:firstLine="709"/>
        <w:rPr>
          <w:ins w:id="7" w:author="paulo_63588@UIRAPURU.BR" w:date="2026-03-17T19:31:00Z"/>
          <w:rFonts w:cs="Arial"/>
          <w:color w:val="0D0D0D" w:themeColor="text1" w:themeTint="F2"/>
          <w:szCs w:val="24"/>
        </w:rPr>
      </w:pPr>
      <w:r w:rsidRPr="001F3DD6">
        <w:rPr>
          <w:rFonts w:cs="Arial"/>
          <w:color w:val="0D0D0D" w:themeColor="text1" w:themeTint="F2"/>
          <w:szCs w:val="24"/>
        </w:rPr>
        <w:t xml:space="preserve">Nos últimos anos, estudantes da rede pública têm apresentado desempenho significativamente inferior ao da rede privada nas redações dos principais vestibulares, como o </w:t>
      </w:r>
      <w:r w:rsidR="00DF0AC7" w:rsidRPr="001F3DD6">
        <w:rPr>
          <w:rFonts w:cs="Arial"/>
          <w:color w:val="0D0D0D" w:themeColor="text1" w:themeTint="F2"/>
          <w:szCs w:val="24"/>
        </w:rPr>
        <w:t>Exame Nacional do Ensino Médio (</w:t>
      </w:r>
      <w:r w:rsidRPr="001F3DD6">
        <w:rPr>
          <w:rFonts w:cs="Arial"/>
          <w:color w:val="0D0D0D" w:themeColor="text1" w:themeTint="F2"/>
          <w:szCs w:val="24"/>
        </w:rPr>
        <w:t>ENEM</w:t>
      </w:r>
      <w:r w:rsidR="00DF0AC7" w:rsidRPr="001F3DD6">
        <w:rPr>
          <w:rFonts w:cs="Arial"/>
          <w:color w:val="0D0D0D" w:themeColor="text1" w:themeTint="F2"/>
          <w:szCs w:val="24"/>
        </w:rPr>
        <w:t>)</w:t>
      </w:r>
      <w:r w:rsidRPr="001F3DD6">
        <w:rPr>
          <w:rFonts w:cs="Arial"/>
          <w:color w:val="0D0D0D" w:themeColor="text1" w:themeTint="F2"/>
          <w:szCs w:val="24"/>
        </w:rPr>
        <w:t xml:space="preserve"> e a Prova Paulista. Em 2024, por exemplo, apenas 12 candidatos alcançaram a nota máxima na redação do ENEM, e somente um deles era da rede pública</w:t>
      </w:r>
      <w:r w:rsidR="009C6FB3" w:rsidRPr="001F3DD6">
        <w:rPr>
          <w:rFonts w:cs="Arial"/>
          <w:color w:val="0D0D0D" w:themeColor="text1" w:themeTint="F2"/>
          <w:szCs w:val="24"/>
        </w:rPr>
        <w:t xml:space="preserve"> </w:t>
      </w:r>
      <w:del w:id="8" w:author="paulo_63588@UIRAPURU.BR" w:date="2026-03-17T19:26:00Z">
        <w:r w:rsidR="00DF0AC7" w:rsidRPr="001F3DD6" w:rsidDel="00E46863">
          <w:rPr>
            <w:rFonts w:cs="Arial"/>
            <w:color w:val="0D0D0D" w:themeColor="text1" w:themeTint="F2"/>
            <w:szCs w:val="24"/>
          </w:rPr>
          <w:delText xml:space="preserve">(BRASIL </w:delText>
        </w:r>
      </w:del>
      <w:r w:rsidR="00DF0AC7" w:rsidRPr="001F3DD6">
        <w:rPr>
          <w:rFonts w:cs="Arial"/>
          <w:color w:val="0D0D0D" w:themeColor="text1" w:themeTint="F2"/>
          <w:szCs w:val="24"/>
        </w:rPr>
        <w:t>(MEC</w:t>
      </w:r>
      <w:del w:id="9" w:author="paulo_63588@UIRAPURU.BR" w:date="2026-03-17T19:26:00Z">
        <w:r w:rsidR="00DF0AC7" w:rsidRPr="001F3DD6" w:rsidDel="00E46863">
          <w:rPr>
            <w:rFonts w:cs="Arial"/>
            <w:color w:val="0D0D0D" w:themeColor="text1" w:themeTint="F2"/>
            <w:szCs w:val="24"/>
          </w:rPr>
          <w:delText>)</w:delText>
        </w:r>
      </w:del>
      <w:r w:rsidR="00DF0AC7" w:rsidRPr="001F3DD6">
        <w:rPr>
          <w:rFonts w:cs="Arial"/>
          <w:color w:val="0D0D0D" w:themeColor="text1" w:themeTint="F2"/>
          <w:szCs w:val="24"/>
        </w:rPr>
        <w:t>, 2025)</w:t>
      </w:r>
      <w:r w:rsidRPr="001F3DD6">
        <w:rPr>
          <w:rFonts w:cs="Arial"/>
          <w:color w:val="0D0D0D" w:themeColor="text1" w:themeTint="F2"/>
          <w:szCs w:val="24"/>
        </w:rPr>
        <w:t>, evidenciando a falta de suporte adequado no desenvolvimento de textos dissertativo-argumentativos</w:t>
      </w:r>
      <w:r w:rsidR="00F52E9B">
        <w:rPr>
          <w:rFonts w:cs="Arial"/>
          <w:color w:val="0D0D0D" w:themeColor="text1" w:themeTint="F2"/>
          <w:szCs w:val="24"/>
        </w:rPr>
        <w:t>.</w:t>
      </w:r>
    </w:p>
    <w:p w14:paraId="542AE2C1" w14:textId="5965D21C" w:rsidR="00817CE0" w:rsidRPr="002A5A42" w:rsidRDefault="00817CE0" w:rsidP="00CC06D3">
      <w:pPr>
        <w:spacing w:after="0"/>
        <w:ind w:firstLine="709"/>
        <w:rPr>
          <w:rFonts w:cs="Arial"/>
          <w:color w:val="0D0D0D" w:themeColor="text1" w:themeTint="F2"/>
          <w:szCs w:val="24"/>
        </w:rPr>
      </w:pPr>
      <w:ins w:id="10" w:author="paulo_63588@UIRAPURU.BR" w:date="2026-03-17T19:31:00Z">
        <w:r>
          <w:rPr>
            <w:rFonts w:cs="Arial"/>
            <w:color w:val="0D0D0D" w:themeColor="text1" w:themeTint="F2"/>
            <w:szCs w:val="24"/>
          </w:rPr>
          <w:t>Como chegou ao problema...</w:t>
        </w:r>
      </w:ins>
    </w:p>
    <w:p w14:paraId="41A7D024" w14:textId="045F856E" w:rsidR="00F52E9B" w:rsidRPr="00F52E9B" w:rsidRDefault="002A5A42" w:rsidP="00CC06D3">
      <w:pPr>
        <w:spacing w:after="0"/>
        <w:ind w:firstLine="709"/>
        <w:rPr>
          <w:rFonts w:cs="Arial"/>
          <w:color w:val="0D0D0D" w:themeColor="text1" w:themeTint="F2"/>
          <w:szCs w:val="24"/>
        </w:rPr>
      </w:pPr>
      <w:r w:rsidRPr="002A5A42">
        <w:rPr>
          <w:rFonts w:cs="Arial"/>
          <w:color w:val="0D0D0D" w:themeColor="text1" w:themeTint="F2"/>
          <w:szCs w:val="24"/>
        </w:rPr>
        <w:t>Diante desse cenário persistente, identific</w:t>
      </w:r>
      <w:ins w:id="11" w:author="paulo_63588@UIRAPURU.BR" w:date="2026-03-17T19:27:00Z">
        <w:r w:rsidR="00E46863">
          <w:rPr>
            <w:rFonts w:cs="Arial"/>
            <w:color w:val="0D0D0D" w:themeColor="text1" w:themeTint="F2"/>
            <w:szCs w:val="24"/>
          </w:rPr>
          <w:t>ou-se</w:t>
        </w:r>
      </w:ins>
      <w:del w:id="12" w:author="paulo_63588@UIRAPURU.BR" w:date="2026-03-17T19:27:00Z">
        <w:r w:rsidRPr="002A5A42" w:rsidDel="00E46863">
          <w:rPr>
            <w:rFonts w:cs="Arial"/>
            <w:color w:val="0D0D0D" w:themeColor="text1" w:themeTint="F2"/>
            <w:szCs w:val="24"/>
          </w:rPr>
          <w:delText>amos</w:delText>
        </w:r>
      </w:del>
      <w:r w:rsidRPr="002A5A42">
        <w:rPr>
          <w:rFonts w:cs="Arial"/>
          <w:color w:val="0D0D0D" w:themeColor="text1" w:themeTint="F2"/>
          <w:szCs w:val="24"/>
        </w:rPr>
        <w:t xml:space="preserve"> a necessidade de uma solução que ofereça orientação contínua e acessível aos alunos. Assim, decidi</w:t>
      </w:r>
      <w:ins w:id="13" w:author="paulo_63588@UIRAPURU.BR" w:date="2026-03-17T19:28:00Z">
        <w:r w:rsidR="00817CE0">
          <w:rPr>
            <w:rFonts w:cs="Arial"/>
            <w:color w:val="0D0D0D" w:themeColor="text1" w:themeTint="F2"/>
            <w:szCs w:val="24"/>
          </w:rPr>
          <w:t>u-se</w:t>
        </w:r>
      </w:ins>
      <w:del w:id="14" w:author="paulo_63588@UIRAPURU.BR" w:date="2026-03-17T19:28:00Z">
        <w:r w:rsidRPr="002A5A42" w:rsidDel="00817CE0">
          <w:rPr>
            <w:rFonts w:cs="Arial"/>
            <w:color w:val="0D0D0D" w:themeColor="text1" w:themeTint="F2"/>
            <w:szCs w:val="24"/>
          </w:rPr>
          <w:delText>mos</w:delText>
        </w:r>
      </w:del>
      <w:r w:rsidRPr="002A5A42">
        <w:rPr>
          <w:rFonts w:cs="Arial"/>
          <w:color w:val="0D0D0D" w:themeColor="text1" w:themeTint="F2"/>
          <w:szCs w:val="24"/>
        </w:rPr>
        <w:t xml:space="preserve"> desenvolver uma aplicação que auxilia estudantes a produzir redações, receber correções estruturadas e acompanhar seu progresso por meio de feedbacks que incentivem a evolução da escrita.</w:t>
      </w:r>
    </w:p>
    <w:p w14:paraId="23B893CB" w14:textId="7C477E75" w:rsidR="00512E42" w:rsidRDefault="002A5A42" w:rsidP="00512E42">
      <w:pPr>
        <w:spacing w:after="0"/>
        <w:ind w:firstLine="709"/>
        <w:rPr>
          <w:rFonts w:cs="Arial"/>
          <w:color w:val="0D0D0D" w:themeColor="text1" w:themeTint="F2"/>
          <w:szCs w:val="24"/>
        </w:rPr>
      </w:pPr>
      <w:r w:rsidRPr="002A5A42">
        <w:rPr>
          <w:rFonts w:cs="Arial"/>
          <w:color w:val="0D0D0D" w:themeColor="text1" w:themeTint="F2"/>
          <w:szCs w:val="24"/>
        </w:rPr>
        <w:t>O principal objetivo do projeto é reduzir a diferença de desempenho entre alunos da rede pública e privada. Para isso, a solução será disponibilizada tanto na versão web quanto em aplicativo para Android, garantindo maior acessibilidade e alcance ao público-alvo: estudantes do ensino médio da rede pública</w:t>
      </w:r>
      <w:r w:rsidR="00512E42">
        <w:rPr>
          <w:rFonts w:cs="Arial"/>
          <w:color w:val="0D0D0D" w:themeColor="text1" w:themeTint="F2"/>
          <w:szCs w:val="24"/>
        </w:rPr>
        <w:br w:type="page"/>
      </w:r>
    </w:p>
    <w:p w14:paraId="0CA0FD7B" w14:textId="70214AF0"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15" w:name="_Toc214634582"/>
      <w:bookmarkStart w:id="16" w:name="_Toc216250612"/>
      <w:r>
        <w:rPr>
          <w:rFonts w:ascii="Arial" w:hAnsi="Arial" w:cs="Arial"/>
          <w:b/>
          <w:bCs/>
          <w:color w:val="000000" w:themeColor="text1"/>
          <w:sz w:val="24"/>
          <w:szCs w:val="24"/>
        </w:rPr>
        <w:t xml:space="preserve">1.1 </w:t>
      </w:r>
      <w:r w:rsidR="00216A11" w:rsidRPr="006D4B33">
        <w:rPr>
          <w:rFonts w:ascii="Arial" w:hAnsi="Arial" w:cs="Arial"/>
          <w:b/>
          <w:bCs/>
          <w:color w:val="000000" w:themeColor="text1"/>
          <w:sz w:val="24"/>
          <w:szCs w:val="24"/>
        </w:rPr>
        <w:t>Objetivos Gerais</w:t>
      </w:r>
      <w:bookmarkEnd w:id="15"/>
      <w:bookmarkEnd w:id="16"/>
    </w:p>
    <w:p w14:paraId="7AE93B4B" w14:textId="0F616A2A" w:rsidR="00040451" w:rsidRPr="00512E42" w:rsidRDefault="007232E4" w:rsidP="00512E42">
      <w:pPr>
        <w:spacing w:after="0"/>
        <w:ind w:firstLine="709"/>
        <w:rPr>
          <w:rFonts w:cs="Arial"/>
          <w:color w:val="0D0D0D" w:themeColor="text1" w:themeTint="F2"/>
          <w:szCs w:val="24"/>
        </w:rPr>
      </w:pPr>
      <w:del w:id="17" w:author="paulo_63588@UIRAPURU.BR" w:date="2026-03-17T19:32:00Z">
        <w:r w:rsidRPr="00122486" w:rsidDel="00817CE0">
          <w:rPr>
            <w:rFonts w:cs="Arial"/>
            <w:color w:val="0D0D0D" w:themeColor="text1" w:themeTint="F2"/>
            <w:szCs w:val="24"/>
          </w:rPr>
          <w:delText xml:space="preserve">Temos como </w:delText>
        </w:r>
      </w:del>
      <w:ins w:id="18" w:author="paulo_63588@UIRAPURU.BR" w:date="2026-03-17T19:32:00Z">
        <w:r w:rsidR="00817CE0">
          <w:rPr>
            <w:rFonts w:cs="Arial"/>
            <w:color w:val="0D0D0D" w:themeColor="text1" w:themeTint="F2"/>
            <w:szCs w:val="24"/>
          </w:rPr>
          <w:t xml:space="preserve">O </w:t>
        </w:r>
      </w:ins>
      <w:r w:rsidRPr="00122486">
        <w:rPr>
          <w:rFonts w:cs="Arial"/>
          <w:color w:val="0D0D0D" w:themeColor="text1" w:themeTint="F2"/>
          <w:szCs w:val="24"/>
        </w:rPr>
        <w:t>objetivo</w:t>
      </w:r>
      <w:ins w:id="19" w:author="paulo_63588@UIRAPURU.BR" w:date="2026-03-17T19:32:00Z">
        <w:r w:rsidR="00817CE0">
          <w:rPr>
            <w:rFonts w:cs="Arial"/>
            <w:color w:val="0D0D0D" w:themeColor="text1" w:themeTint="F2"/>
            <w:szCs w:val="24"/>
          </w:rPr>
          <w:t xml:space="preserve"> é</w:t>
        </w:r>
      </w:ins>
      <w:r w:rsidRPr="00122486">
        <w:rPr>
          <w:rFonts w:cs="Arial"/>
          <w:color w:val="0D0D0D" w:themeColor="text1" w:themeTint="F2"/>
          <w:szCs w:val="24"/>
        </w:rPr>
        <w:t xml:space="preserve"> desenvolver uma aplicação web e Android que ofereça suporte acessível e de qualidade para aprimorar a produção de textos dissertativo-argumentativos por estudantes da rede pública, contribuindo para a redução da diferença de desempenho entre alunos do ensino público e privado nos principais vestibulares</w:t>
      </w:r>
      <w:r w:rsidR="006D2D7D" w:rsidRPr="00122486">
        <w:rPr>
          <w:rFonts w:cs="Arial"/>
          <w:color w:val="0D0D0D" w:themeColor="text1" w:themeTint="F2"/>
          <w:szCs w:val="24"/>
        </w:rPr>
        <w:t xml:space="preserve"> aumentando os números desses estudantes nas universidades.</w:t>
      </w:r>
      <w:del w:id="20" w:author="paulo_63588@UIRAPURU.BR" w:date="2026-03-17T19:33:00Z">
        <w:r w:rsidR="00040451" w:rsidDel="00817CE0">
          <w:rPr>
            <w:b/>
            <w:bCs/>
            <w:color w:val="0D0D0D" w:themeColor="text1" w:themeTint="F2"/>
            <w:szCs w:val="24"/>
          </w:rPr>
          <w:br w:type="page"/>
        </w:r>
      </w:del>
    </w:p>
    <w:p w14:paraId="2BE74D9D" w14:textId="5F009AD1"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21" w:name="_Toc214634583"/>
      <w:bookmarkStart w:id="22" w:name="_Toc216250613"/>
      <w:commentRangeStart w:id="23"/>
      <w:r>
        <w:rPr>
          <w:rFonts w:ascii="Arial" w:hAnsi="Arial" w:cs="Arial"/>
          <w:b/>
          <w:bCs/>
          <w:color w:val="000000" w:themeColor="text1"/>
          <w:sz w:val="24"/>
          <w:szCs w:val="24"/>
        </w:rPr>
        <w:t xml:space="preserve">1.2 </w:t>
      </w:r>
      <w:r w:rsidR="00216A11" w:rsidRPr="006D4B33">
        <w:rPr>
          <w:rFonts w:ascii="Arial" w:hAnsi="Arial" w:cs="Arial"/>
          <w:b/>
          <w:bCs/>
          <w:color w:val="000000" w:themeColor="text1"/>
          <w:sz w:val="24"/>
          <w:szCs w:val="24"/>
        </w:rPr>
        <w:t>Objetivos Específicos</w:t>
      </w:r>
      <w:bookmarkEnd w:id="21"/>
      <w:bookmarkEnd w:id="22"/>
      <w:commentRangeEnd w:id="23"/>
      <w:r w:rsidR="00817CE0">
        <w:rPr>
          <w:rStyle w:val="Refdecomentrio"/>
          <w:rFonts w:ascii="Arial" w:eastAsiaTheme="minorHAnsi" w:hAnsi="Arial" w:cstheme="minorBidi"/>
          <w:color w:val="000000" w:themeColor="text1"/>
        </w:rPr>
        <w:commentReference w:id="23"/>
      </w:r>
    </w:p>
    <w:p w14:paraId="1150C806" w14:textId="6D83EFF0" w:rsidR="00E27683" w:rsidRDefault="00E27683" w:rsidP="00F52E9B">
      <w:pPr>
        <w:spacing w:after="0"/>
        <w:ind w:firstLine="709"/>
        <w:rPr>
          <w:rFonts w:cs="Arial"/>
          <w:color w:val="0D0D0D" w:themeColor="text1" w:themeTint="F2"/>
          <w:szCs w:val="24"/>
        </w:rPr>
      </w:pPr>
      <w:r w:rsidRPr="00A618D5">
        <w:rPr>
          <w:rFonts w:cs="Arial"/>
          <w:color w:val="0D0D0D" w:themeColor="text1" w:themeTint="F2"/>
          <w:szCs w:val="24"/>
        </w:rPr>
        <w:t>Para atingir o objetivo geral deste trabalho, estabelecem-se os seguintes objetivos específicos:</w:t>
      </w:r>
    </w:p>
    <w:p w14:paraId="74C199B2" w14:textId="77777777" w:rsidR="00F52E9B" w:rsidRPr="00F52E9B" w:rsidRDefault="00F52E9B" w:rsidP="00F52E9B">
      <w:pPr>
        <w:spacing w:after="0"/>
        <w:ind w:firstLine="709"/>
        <w:rPr>
          <w:rFonts w:cs="Arial"/>
          <w:color w:val="0D0D0D" w:themeColor="text1" w:themeTint="F2"/>
          <w:szCs w:val="24"/>
        </w:rPr>
      </w:pPr>
    </w:p>
    <w:p w14:paraId="12BC14C0" w14:textId="36B489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Definir e justificar o público-alvo da aplicação</w:t>
      </w:r>
      <w:r w:rsidRPr="00A618D5">
        <w:rPr>
          <w:rFonts w:cs="Arial"/>
          <w:color w:val="0D0D0D" w:themeColor="text1" w:themeTint="F2"/>
          <w:szCs w:val="24"/>
        </w:rPr>
        <w:t>, caracterizando estudantes do ensino médio da rede pública, especialmente aqueles pertencentes a contextos de baixa renda e com acesso limitado a recursos educacionais, além de possíveis professores orientadores.</w:t>
      </w:r>
    </w:p>
    <w:p w14:paraId="4078989F" w14:textId="77777777" w:rsidR="00F52E9B" w:rsidRPr="00F52E9B" w:rsidRDefault="00F52E9B" w:rsidP="00F52E9B">
      <w:pPr>
        <w:spacing w:after="0"/>
        <w:ind w:firstLine="709"/>
        <w:rPr>
          <w:rFonts w:cs="Arial"/>
          <w:color w:val="0D0D0D" w:themeColor="text1" w:themeTint="F2"/>
          <w:szCs w:val="24"/>
        </w:rPr>
      </w:pPr>
    </w:p>
    <w:p w14:paraId="62F4840C" w14:textId="5D1E6E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Documentar o desenvolvimento da solução</w:t>
      </w:r>
      <w:r w:rsidRPr="00A618D5">
        <w:rPr>
          <w:rFonts w:cs="Arial"/>
          <w:color w:val="0D0D0D" w:themeColor="text1" w:themeTint="F2"/>
          <w:szCs w:val="24"/>
        </w:rPr>
        <w:t>, registrando aspectos técnicos, metodológicos e conceituais, incluindo pesquisas sobre o tema, arquitetura do sistema, tecnologias aplicadas</w:t>
      </w:r>
      <w:r w:rsidR="00D1211A" w:rsidRPr="00A618D5">
        <w:rPr>
          <w:rFonts w:cs="Arial"/>
          <w:color w:val="0D0D0D" w:themeColor="text1" w:themeTint="F2"/>
          <w:szCs w:val="24"/>
        </w:rPr>
        <w:t>,</w:t>
      </w:r>
      <w:r w:rsidRPr="00A618D5">
        <w:rPr>
          <w:rFonts w:cs="Arial"/>
          <w:color w:val="0D0D0D" w:themeColor="text1" w:themeTint="F2"/>
          <w:szCs w:val="24"/>
        </w:rPr>
        <w:t xml:space="preserve"> requisitos funcionais e não funcionais</w:t>
      </w:r>
      <w:r w:rsidR="00D1211A" w:rsidRPr="00A618D5">
        <w:rPr>
          <w:rFonts w:cs="Arial"/>
          <w:color w:val="0D0D0D" w:themeColor="text1" w:themeTint="F2"/>
          <w:szCs w:val="24"/>
        </w:rPr>
        <w:t>, Diagramas ULM e Prototipagem</w:t>
      </w:r>
      <w:r w:rsidRPr="00A618D5">
        <w:rPr>
          <w:rFonts w:cs="Arial"/>
          <w:color w:val="0D0D0D" w:themeColor="text1" w:themeTint="F2"/>
          <w:szCs w:val="24"/>
        </w:rPr>
        <w:t>.</w:t>
      </w:r>
    </w:p>
    <w:p w14:paraId="75EA4060" w14:textId="77777777" w:rsidR="00F52E9B" w:rsidRPr="00F52E9B" w:rsidRDefault="00F52E9B" w:rsidP="00F52E9B">
      <w:pPr>
        <w:spacing w:after="0"/>
        <w:ind w:firstLine="709"/>
        <w:rPr>
          <w:rFonts w:cs="Arial"/>
          <w:color w:val="0D0D0D" w:themeColor="text1" w:themeTint="F2"/>
          <w:szCs w:val="24"/>
        </w:rPr>
      </w:pPr>
    </w:p>
    <w:p w14:paraId="63164FF7" w14:textId="77777777"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Detalhar e implementar as funcionalidades da aplicação web e Android</w:t>
      </w:r>
      <w:r w:rsidRPr="00A618D5">
        <w:rPr>
          <w:rFonts w:cs="Arial"/>
          <w:color w:val="0D0D0D" w:themeColor="text1" w:themeTint="F2"/>
          <w:szCs w:val="24"/>
        </w:rPr>
        <w:t>, contemplando recursos como cadastro de usuários, área de escrita, sugestões estruturais, exemplos de redações e ferramentas de correção e feedback automático.</w:t>
      </w:r>
    </w:p>
    <w:p w14:paraId="27543522" w14:textId="77777777" w:rsidR="00E27683" w:rsidRPr="00A618D5" w:rsidRDefault="00E27683" w:rsidP="00A618D5">
      <w:pPr>
        <w:spacing w:after="0"/>
        <w:ind w:firstLine="709"/>
        <w:rPr>
          <w:rFonts w:cs="Arial"/>
          <w:color w:val="0D0D0D" w:themeColor="text1" w:themeTint="F2"/>
          <w:szCs w:val="24"/>
        </w:rPr>
      </w:pPr>
    </w:p>
    <w:p w14:paraId="3D9A26BB" w14:textId="2A772FF5"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Implementar um banco de dados funcional</w:t>
      </w:r>
      <w:r w:rsidRPr="00A618D5">
        <w:rPr>
          <w:rFonts w:cs="Arial"/>
          <w:color w:val="0D0D0D" w:themeColor="text1" w:themeTint="F2"/>
          <w:szCs w:val="24"/>
        </w:rPr>
        <w:t>, destinado ao armazenamento de textos produzidos pelos estudantes</w:t>
      </w:r>
      <w:r w:rsidR="00D1211A" w:rsidRPr="00A618D5">
        <w:rPr>
          <w:rFonts w:cs="Arial"/>
          <w:color w:val="0D0D0D" w:themeColor="text1" w:themeTint="F2"/>
          <w:szCs w:val="24"/>
        </w:rPr>
        <w:t xml:space="preserve"> e dados dos usuários</w:t>
      </w:r>
      <w:r w:rsidRPr="00A618D5">
        <w:rPr>
          <w:rFonts w:cs="Arial"/>
          <w:color w:val="0D0D0D" w:themeColor="text1" w:themeTint="F2"/>
          <w:szCs w:val="24"/>
        </w:rPr>
        <w:t>.</w:t>
      </w:r>
    </w:p>
    <w:p w14:paraId="6A06A300" w14:textId="77777777" w:rsidR="00E27683" w:rsidRPr="00A618D5" w:rsidRDefault="00E27683" w:rsidP="00A618D5">
      <w:pPr>
        <w:spacing w:after="0"/>
        <w:ind w:firstLine="709"/>
        <w:rPr>
          <w:rFonts w:cs="Arial"/>
          <w:color w:val="0D0D0D" w:themeColor="text1" w:themeTint="F2"/>
          <w:szCs w:val="24"/>
        </w:rPr>
      </w:pPr>
    </w:p>
    <w:p w14:paraId="1BA822E6" w14:textId="4C83EEA9"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Desenvolver um sistema de análise e aprimoramento textual</w:t>
      </w:r>
      <w:r w:rsidRPr="00A618D5">
        <w:rPr>
          <w:rFonts w:cs="Arial"/>
          <w:color w:val="0D0D0D" w:themeColor="text1" w:themeTint="F2"/>
          <w:szCs w:val="24"/>
        </w:rPr>
        <w:t>, capaz de oferecer orientações sobre coesão, coerência, argumentação, gramática e estrutura dissertativo-argumentativa, seguindo critérios adotados no</w:t>
      </w:r>
      <w:r w:rsidR="00D1211A" w:rsidRPr="00A618D5">
        <w:rPr>
          <w:rFonts w:cs="Arial"/>
          <w:color w:val="0D0D0D" w:themeColor="text1" w:themeTint="F2"/>
          <w:szCs w:val="24"/>
        </w:rPr>
        <w:t xml:space="preserve"> Enem.</w:t>
      </w:r>
    </w:p>
    <w:p w14:paraId="3DAA08AB" w14:textId="77777777" w:rsidR="00E27683" w:rsidRPr="00A618D5" w:rsidRDefault="00E27683" w:rsidP="00A618D5">
      <w:pPr>
        <w:spacing w:after="0"/>
        <w:ind w:firstLine="709"/>
        <w:rPr>
          <w:rFonts w:cs="Arial"/>
          <w:color w:val="0D0D0D" w:themeColor="text1" w:themeTint="F2"/>
          <w:szCs w:val="24"/>
        </w:rPr>
      </w:pPr>
    </w:p>
    <w:p w14:paraId="3D3FF990" w14:textId="69ED4648" w:rsidR="00E27683" w:rsidRDefault="00E27683" w:rsidP="00CC06D3">
      <w:pPr>
        <w:spacing w:after="0"/>
        <w:ind w:firstLine="709"/>
        <w:rPr>
          <w:rFonts w:cs="Arial"/>
          <w:color w:val="0D0D0D" w:themeColor="text1" w:themeTint="F2"/>
          <w:szCs w:val="24"/>
        </w:rPr>
      </w:pPr>
      <w:r w:rsidRPr="00A618D5">
        <w:rPr>
          <w:rFonts w:cs="Arial"/>
          <w:b/>
          <w:bCs/>
          <w:color w:val="0D0D0D" w:themeColor="text1" w:themeTint="F2"/>
          <w:szCs w:val="24"/>
        </w:rPr>
        <w:t>Integrar à plataforma recursos pedagógicos complementares</w:t>
      </w:r>
      <w:r w:rsidRPr="00A618D5">
        <w:rPr>
          <w:rFonts w:cs="Arial"/>
          <w:color w:val="0D0D0D" w:themeColor="text1" w:themeTint="F2"/>
          <w:szCs w:val="24"/>
        </w:rPr>
        <w:t>, tais como exemplos de redações bem avaliadas, modelos de estrutura argumentativa, materiais teóricos e atividades práticas que contribuam para o desenvolvimento da escrita.</w:t>
      </w:r>
    </w:p>
    <w:p w14:paraId="07A48D6C" w14:textId="77777777" w:rsidR="00CC06D3" w:rsidRPr="00A618D5" w:rsidRDefault="00CC06D3" w:rsidP="00CC06D3">
      <w:pPr>
        <w:spacing w:after="0"/>
        <w:ind w:firstLine="709"/>
        <w:rPr>
          <w:rFonts w:cs="Arial"/>
          <w:color w:val="0D0D0D" w:themeColor="text1" w:themeTint="F2"/>
          <w:szCs w:val="24"/>
        </w:rPr>
      </w:pPr>
    </w:p>
    <w:p w14:paraId="2C769B27" w14:textId="36847DA2"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Projetar uma interface acessível, intuitiva e responsiva</w:t>
      </w:r>
      <w:r w:rsidRPr="00A618D5">
        <w:rPr>
          <w:rFonts w:cs="Arial"/>
          <w:color w:val="0D0D0D" w:themeColor="text1" w:themeTint="F2"/>
          <w:szCs w:val="24"/>
        </w:rPr>
        <w:t>, adequada ao uso por estudantes da rede pública, considerando princípios de acessibilidade digital, usabilidade e compatibilidade com dispositivos de baixo custo.</w:t>
      </w:r>
    </w:p>
    <w:p w14:paraId="002DB284" w14:textId="77777777" w:rsidR="00E27683" w:rsidRPr="00A618D5" w:rsidRDefault="00E27683" w:rsidP="00A618D5">
      <w:pPr>
        <w:spacing w:after="0"/>
        <w:ind w:firstLine="709"/>
        <w:rPr>
          <w:rFonts w:cs="Arial"/>
          <w:color w:val="0D0D0D" w:themeColor="text1" w:themeTint="F2"/>
          <w:szCs w:val="24"/>
        </w:rPr>
      </w:pPr>
    </w:p>
    <w:p w14:paraId="742618EA" w14:textId="03F565EA"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Realizar testes com estudantes da rede pública</w:t>
      </w:r>
      <w:r w:rsidRPr="00A618D5">
        <w:rPr>
          <w:rFonts w:cs="Arial"/>
          <w:color w:val="0D0D0D" w:themeColor="text1" w:themeTint="F2"/>
          <w:szCs w:val="24"/>
        </w:rPr>
        <w:t>, a fim de validar a eficácia d</w:t>
      </w:r>
      <w:r w:rsidR="00D1211A" w:rsidRPr="00A618D5">
        <w:rPr>
          <w:rFonts w:cs="Arial"/>
          <w:color w:val="0D0D0D" w:themeColor="text1" w:themeTint="F2"/>
          <w:szCs w:val="24"/>
        </w:rPr>
        <w:t>o sistema</w:t>
      </w:r>
      <w:r w:rsidRPr="00A618D5">
        <w:rPr>
          <w:rFonts w:cs="Arial"/>
          <w:color w:val="0D0D0D" w:themeColor="text1" w:themeTint="F2"/>
          <w:szCs w:val="24"/>
        </w:rPr>
        <w:t xml:space="preserve"> e verificar </w:t>
      </w:r>
      <w:r w:rsidR="00D1211A" w:rsidRPr="00A618D5">
        <w:rPr>
          <w:rFonts w:cs="Arial"/>
          <w:color w:val="0D0D0D" w:themeColor="text1" w:themeTint="F2"/>
          <w:szCs w:val="24"/>
        </w:rPr>
        <w:t xml:space="preserve">se </w:t>
      </w:r>
      <w:r w:rsidRPr="00A618D5">
        <w:rPr>
          <w:rFonts w:cs="Arial"/>
          <w:color w:val="0D0D0D" w:themeColor="text1" w:themeTint="F2"/>
          <w:szCs w:val="24"/>
        </w:rPr>
        <w:t xml:space="preserve">necessidades </w:t>
      </w:r>
      <w:r w:rsidR="00D1211A" w:rsidRPr="00A618D5">
        <w:rPr>
          <w:rFonts w:cs="Arial"/>
          <w:color w:val="0D0D0D" w:themeColor="text1" w:themeTint="F2"/>
          <w:szCs w:val="24"/>
        </w:rPr>
        <w:t>dos usuários serão atendidas</w:t>
      </w:r>
      <w:r w:rsidRPr="00A618D5">
        <w:rPr>
          <w:rFonts w:cs="Arial"/>
          <w:color w:val="0D0D0D" w:themeColor="text1" w:themeTint="F2"/>
          <w:szCs w:val="24"/>
        </w:rPr>
        <w:t>.</w:t>
      </w:r>
    </w:p>
    <w:p w14:paraId="7496B43B" w14:textId="77777777" w:rsidR="00E27683" w:rsidRPr="00A618D5" w:rsidRDefault="00E27683" w:rsidP="00A618D5">
      <w:pPr>
        <w:spacing w:after="0"/>
        <w:ind w:firstLine="709"/>
        <w:rPr>
          <w:rFonts w:cs="Arial"/>
          <w:color w:val="0D0D0D" w:themeColor="text1" w:themeTint="F2"/>
          <w:szCs w:val="24"/>
        </w:rPr>
      </w:pPr>
    </w:p>
    <w:p w14:paraId="548D20F6" w14:textId="7852C4AB"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Avaliar o impacto da aplicação no aprendizado dos usuários</w:t>
      </w:r>
      <w:r w:rsidRPr="00A618D5">
        <w:rPr>
          <w:rFonts w:cs="Arial"/>
          <w:color w:val="0D0D0D" w:themeColor="text1" w:themeTint="F2"/>
          <w:szCs w:val="24"/>
        </w:rPr>
        <w:t>, por meio da análise de resultados obtidos, observação de desempenho textual e coleta de feedback dos participantes.</w:t>
      </w:r>
    </w:p>
    <w:p w14:paraId="201DAB96" w14:textId="77777777" w:rsidR="00E27683" w:rsidRPr="00A618D5" w:rsidRDefault="00E27683" w:rsidP="00A618D5">
      <w:pPr>
        <w:spacing w:after="0"/>
        <w:ind w:firstLine="709"/>
        <w:rPr>
          <w:rFonts w:cs="Arial"/>
          <w:color w:val="0D0D0D" w:themeColor="text1" w:themeTint="F2"/>
          <w:szCs w:val="24"/>
        </w:rPr>
      </w:pPr>
    </w:p>
    <w:p w14:paraId="7E51E592" w14:textId="7B49DA6A" w:rsidR="00040451" w:rsidRPr="00512E42" w:rsidRDefault="00E27683" w:rsidP="00512E42">
      <w:pPr>
        <w:spacing w:after="0"/>
        <w:ind w:firstLine="709"/>
        <w:rPr>
          <w:rFonts w:cs="Arial"/>
          <w:color w:val="0D0D0D" w:themeColor="text1" w:themeTint="F2"/>
          <w:szCs w:val="24"/>
        </w:rPr>
      </w:pPr>
      <w:r w:rsidRPr="00A618D5">
        <w:rPr>
          <w:rFonts w:cs="Arial"/>
          <w:b/>
          <w:bCs/>
          <w:color w:val="0D0D0D" w:themeColor="text1" w:themeTint="F2"/>
          <w:szCs w:val="24"/>
        </w:rPr>
        <w:t>Garantir princípios de acessibilidade e inclusão digital</w:t>
      </w:r>
      <w:r w:rsidRPr="00A618D5">
        <w:rPr>
          <w:rFonts w:cs="Arial"/>
          <w:color w:val="0D0D0D" w:themeColor="text1" w:themeTint="F2"/>
          <w:szCs w:val="24"/>
        </w:rPr>
        <w:t>, assegurando que a aplicação seja funcional e utilizável por estudantes com limitações tecnológicas, visuais ou cognitivas</w:t>
      </w:r>
      <w:r w:rsidR="00040451">
        <w:rPr>
          <w:b/>
          <w:bCs/>
          <w:color w:val="0D0D0D" w:themeColor="text1" w:themeTint="F2"/>
          <w:szCs w:val="24"/>
        </w:rPr>
        <w:br w:type="page"/>
      </w:r>
    </w:p>
    <w:p w14:paraId="3AAEC686" w14:textId="226AAFF2"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24" w:name="_Toc214634584"/>
      <w:bookmarkStart w:id="25" w:name="_Toc216250614"/>
      <w:r>
        <w:rPr>
          <w:rFonts w:ascii="Arial" w:hAnsi="Arial" w:cs="Arial"/>
          <w:b/>
          <w:bCs/>
          <w:color w:val="000000" w:themeColor="text1"/>
          <w:sz w:val="24"/>
          <w:szCs w:val="24"/>
        </w:rPr>
        <w:t xml:space="preserve">1.3 </w:t>
      </w:r>
      <w:r w:rsidR="00216A11" w:rsidRPr="006D4B33">
        <w:rPr>
          <w:rFonts w:ascii="Arial" w:hAnsi="Arial" w:cs="Arial"/>
          <w:b/>
          <w:bCs/>
          <w:color w:val="000000" w:themeColor="text1"/>
          <w:sz w:val="24"/>
          <w:szCs w:val="24"/>
        </w:rPr>
        <w:t>Justificativa</w:t>
      </w:r>
      <w:bookmarkEnd w:id="24"/>
      <w:bookmarkEnd w:id="25"/>
    </w:p>
    <w:p w14:paraId="48BEB86A" w14:textId="0BAA00DB" w:rsidR="00B2446F" w:rsidRPr="00B2446F" w:rsidRDefault="006A5DA4" w:rsidP="00CC06D3">
      <w:pPr>
        <w:spacing w:after="0"/>
        <w:ind w:firstLine="709"/>
        <w:rPr>
          <w:rFonts w:cs="Arial"/>
          <w:color w:val="0D0D0D" w:themeColor="text1" w:themeTint="F2"/>
          <w:szCs w:val="24"/>
        </w:rPr>
      </w:pPr>
      <w:r w:rsidRPr="00B2446F">
        <w:rPr>
          <w:rFonts w:cs="Arial"/>
          <w:color w:val="0D0D0D" w:themeColor="text1" w:themeTint="F2"/>
          <w:szCs w:val="24"/>
        </w:rPr>
        <w:t>As escolas de ensino da rede pública, em sua maioria</w:t>
      </w:r>
      <w:r w:rsidR="002672DA" w:rsidRPr="00B2446F">
        <w:rPr>
          <w:rFonts w:cs="Arial"/>
          <w:color w:val="0D0D0D" w:themeColor="text1" w:themeTint="F2"/>
          <w:szCs w:val="24"/>
        </w:rPr>
        <w:t xml:space="preserve"> não tem uma estrutura adequada pra dar o devido suporte ao aluno, elas carecem de estrutura básica, falta de salas, salas lotadas com mais alunos do que deveriam, sem laboratórios, bibliotecas e financeiramente não tem o necessário par</w:t>
      </w:r>
      <w:ins w:id="26" w:author="paulo_63588@UIRAPURU.BR" w:date="2026-03-17T19:38:00Z">
        <w:r w:rsidR="005C3683">
          <w:rPr>
            <w:rFonts w:cs="Arial"/>
            <w:color w:val="0D0D0D" w:themeColor="text1" w:themeTint="F2"/>
            <w:szCs w:val="24"/>
          </w:rPr>
          <w:t>a</w:t>
        </w:r>
      </w:ins>
      <w:r w:rsidR="002672DA" w:rsidRPr="00B2446F">
        <w:rPr>
          <w:rFonts w:cs="Arial"/>
          <w:color w:val="0D0D0D" w:themeColor="text1" w:themeTint="F2"/>
          <w:szCs w:val="24"/>
        </w:rPr>
        <w:t xml:space="preserve"> suprir tudo isso e gerir toda a escola. E isso acaba afetando diretamente a qualidade do ensino e o ambiente de aprendizado dos alunos </w:t>
      </w:r>
      <w:r w:rsidRPr="00B2446F">
        <w:rPr>
          <w:rFonts w:cs="Arial"/>
          <w:color w:val="0D0D0D" w:themeColor="text1" w:themeTint="F2"/>
          <w:szCs w:val="24"/>
        </w:rPr>
        <w:t>(</w:t>
      </w:r>
      <w:r w:rsidR="002672DA" w:rsidRPr="00B2446F">
        <w:rPr>
          <w:rFonts w:cs="Arial"/>
          <w:color w:val="0D0D0D" w:themeColor="text1" w:themeTint="F2"/>
          <w:szCs w:val="24"/>
        </w:rPr>
        <w:t>CARNAVAL, 2021</w:t>
      </w:r>
      <w:r w:rsidRPr="00B2446F">
        <w:rPr>
          <w:rFonts w:cs="Arial"/>
          <w:color w:val="0D0D0D" w:themeColor="text1" w:themeTint="F2"/>
          <w:szCs w:val="24"/>
        </w:rPr>
        <w:t xml:space="preserve">). </w:t>
      </w:r>
    </w:p>
    <w:p w14:paraId="6EBDACD5" w14:textId="2CC1EECD" w:rsidR="00B2446F" w:rsidRPr="00B2446F" w:rsidRDefault="00820C5A" w:rsidP="00CC06D3">
      <w:pPr>
        <w:spacing w:after="0"/>
        <w:ind w:firstLine="709"/>
        <w:rPr>
          <w:rFonts w:cs="Arial"/>
          <w:color w:val="0D0D0D" w:themeColor="text1" w:themeTint="F2"/>
          <w:szCs w:val="24"/>
        </w:rPr>
      </w:pPr>
      <w:r w:rsidRPr="00B2446F">
        <w:rPr>
          <w:rFonts w:cs="Arial"/>
          <w:color w:val="0D0D0D" w:themeColor="text1" w:themeTint="F2"/>
          <w:szCs w:val="24"/>
        </w:rPr>
        <w:t>Em um estudo que analisou os candidatos que obtiveram nota mil e nota zero na redação do ENEM entre 2009 e 2018, foram identificados 1.154.800 casos nessas duas categorias, o que corresponde a 2,6% do total de 44.553.503 redações válidas produzidas no período. Desses casos, 11.964 redações receberam nota mil, enquanto 1.142.836 obtiveram nota zero (</w:t>
      </w:r>
      <w:r w:rsidR="00DF0AC7" w:rsidRPr="00B2446F">
        <w:rPr>
          <w:rFonts w:cs="Arial"/>
          <w:color w:val="0D0D0D" w:themeColor="text1" w:themeTint="F2"/>
          <w:szCs w:val="24"/>
        </w:rPr>
        <w:t>SANTANA,</w:t>
      </w:r>
      <w:r w:rsidRPr="00B2446F">
        <w:rPr>
          <w:rFonts w:cs="Arial"/>
          <w:color w:val="0D0D0D" w:themeColor="text1" w:themeTint="F2"/>
          <w:szCs w:val="24"/>
        </w:rPr>
        <w:t xml:space="preserve"> </w:t>
      </w:r>
      <w:r w:rsidR="00DF0AC7" w:rsidRPr="00B2446F">
        <w:rPr>
          <w:rFonts w:cs="Arial"/>
          <w:color w:val="0D0D0D" w:themeColor="text1" w:themeTint="F2"/>
          <w:szCs w:val="24"/>
        </w:rPr>
        <w:t>DANTAS, 2025</w:t>
      </w:r>
      <w:r w:rsidRPr="00B2446F">
        <w:rPr>
          <w:rFonts w:cs="Arial"/>
          <w:color w:val="0D0D0D" w:themeColor="text1" w:themeTint="F2"/>
          <w:szCs w:val="24"/>
        </w:rPr>
        <w:t>).</w:t>
      </w:r>
    </w:p>
    <w:p w14:paraId="45D6CE95" w14:textId="36EA977C" w:rsidR="00FD69A8" w:rsidRDefault="00820C5A" w:rsidP="00F52E9B">
      <w:pPr>
        <w:spacing w:after="0"/>
        <w:ind w:firstLine="709"/>
        <w:rPr>
          <w:rFonts w:cs="Arial"/>
          <w:color w:val="0D0D0D" w:themeColor="text1" w:themeTint="F2"/>
          <w:szCs w:val="24"/>
        </w:rPr>
      </w:pPr>
      <w:r w:rsidRPr="00B2446F">
        <w:rPr>
          <w:rFonts w:cs="Arial"/>
          <w:color w:val="0D0D0D" w:themeColor="text1" w:themeTint="F2"/>
          <w:szCs w:val="24"/>
        </w:rPr>
        <w:t xml:space="preserve">A pesquisa utilizou microdados do ENEM, disponibilizados pelo Instituto Nacional de Estudos e Pesquisas Educacionais Anísio Teixeira (INEP), o que permitiu uma análise detalhada da distribuição dessas notas e como a falta de estrutura interfere na redação final e na vida desses </w:t>
      </w:r>
      <w:r w:rsidR="00DF0AC7" w:rsidRPr="00B2446F">
        <w:rPr>
          <w:rFonts w:cs="Arial"/>
          <w:color w:val="0D0D0D" w:themeColor="text1" w:themeTint="F2"/>
          <w:szCs w:val="24"/>
        </w:rPr>
        <w:t xml:space="preserve">candidatos. </w:t>
      </w:r>
      <w:del w:id="27" w:author="paulo_63588@UIRAPURU.BR" w:date="2026-03-17T19:45:00Z">
        <w:r w:rsidR="00DF0AC7" w:rsidRPr="00B2446F" w:rsidDel="005C3683">
          <w:rPr>
            <w:rFonts w:cs="Arial"/>
            <w:color w:val="0D0D0D" w:themeColor="text1" w:themeTint="F2"/>
            <w:szCs w:val="24"/>
          </w:rPr>
          <w:delText>(BRASIL</w:delText>
        </w:r>
      </w:del>
      <w:r w:rsidR="00DF0AC7" w:rsidRPr="00B2446F">
        <w:rPr>
          <w:rFonts w:cs="Arial"/>
          <w:color w:val="0D0D0D" w:themeColor="text1" w:themeTint="F2"/>
          <w:szCs w:val="24"/>
        </w:rPr>
        <w:t>(INEP</w:t>
      </w:r>
      <w:del w:id="28" w:author="paulo_63588@UIRAPURU.BR" w:date="2026-03-17T19:45:00Z">
        <w:r w:rsidR="00DF0AC7" w:rsidRPr="00B2446F" w:rsidDel="005C3683">
          <w:rPr>
            <w:rFonts w:cs="Arial"/>
            <w:color w:val="0D0D0D" w:themeColor="text1" w:themeTint="F2"/>
            <w:szCs w:val="24"/>
          </w:rPr>
          <w:delText>)</w:delText>
        </w:r>
      </w:del>
      <w:r w:rsidR="00DF0AC7" w:rsidRPr="00B2446F">
        <w:rPr>
          <w:rFonts w:cs="Arial"/>
          <w:color w:val="0D0D0D" w:themeColor="text1" w:themeTint="F2"/>
          <w:szCs w:val="24"/>
        </w:rPr>
        <w:t>, 2024)</w:t>
      </w:r>
    </w:p>
    <w:p w14:paraId="1EF4DD43" w14:textId="77777777" w:rsidR="00F52E9B" w:rsidRPr="00F52E9B" w:rsidRDefault="00F52E9B" w:rsidP="00F52E9B">
      <w:pPr>
        <w:spacing w:after="0"/>
        <w:ind w:firstLine="709"/>
        <w:rPr>
          <w:rFonts w:cs="Arial"/>
          <w:color w:val="0D0D0D" w:themeColor="text1" w:themeTint="F2"/>
          <w:szCs w:val="24"/>
        </w:rPr>
      </w:pPr>
    </w:p>
    <w:p w14:paraId="06FD7E63" w14:textId="26F30A90"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Mil:</w:t>
      </w:r>
    </w:p>
    <w:p w14:paraId="05787D03"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2015 – 104 de 5.598.015 redações;</w:t>
      </w:r>
    </w:p>
    <w:p w14:paraId="7A609362"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2016 – 77 de 5.795.623 redações;</w:t>
      </w:r>
    </w:p>
    <w:p w14:paraId="660318C0"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2017 – 53 de 4.665.518 redações;</w:t>
      </w:r>
    </w:p>
    <w:p w14:paraId="1FD96B39"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2018 – 55 de 4.102.664 redações.</w:t>
      </w:r>
    </w:p>
    <w:p w14:paraId="2EE45AD6" w14:textId="77777777" w:rsidR="00820C5A" w:rsidRPr="00B2446F" w:rsidRDefault="00820C5A" w:rsidP="00B2446F">
      <w:pPr>
        <w:spacing w:after="0"/>
        <w:ind w:firstLine="709"/>
        <w:rPr>
          <w:rFonts w:cs="Arial"/>
          <w:color w:val="0D0D0D" w:themeColor="text1" w:themeTint="F2"/>
          <w:szCs w:val="24"/>
        </w:rPr>
      </w:pPr>
    </w:p>
    <w:p w14:paraId="327AD5A8" w14:textId="54E8F2DB"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zero referente ao quantitativo de redações válidas.</w:t>
      </w:r>
    </w:p>
    <w:p w14:paraId="75DE2CC9" w14:textId="394212D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2015 - 49.887;</w:t>
      </w:r>
    </w:p>
    <w:p w14:paraId="6768FEBF"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2016 - 83.081;</w:t>
      </w:r>
    </w:p>
    <w:p w14:paraId="4201DC99"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2017 - 267.064;</w:t>
      </w:r>
    </w:p>
    <w:p w14:paraId="42BA3683" w14:textId="5FF93832" w:rsidR="00851CE4" w:rsidRPr="003109E1" w:rsidRDefault="00820C5A">
      <w:pPr>
        <w:pStyle w:val="PargrafodaLista"/>
        <w:numPr>
          <w:ilvl w:val="0"/>
          <w:numId w:val="2"/>
        </w:numPr>
        <w:spacing w:after="0"/>
        <w:rPr>
          <w:rFonts w:cs="Arial"/>
          <w:color w:val="0D0D0D" w:themeColor="text1" w:themeTint="F2"/>
          <w:szCs w:val="24"/>
        </w:rPr>
      </w:pPr>
      <w:r w:rsidRPr="003109E1">
        <w:rPr>
          <w:rFonts w:cs="Arial"/>
          <w:color w:val="0D0D0D" w:themeColor="text1" w:themeTint="F2"/>
          <w:szCs w:val="24"/>
        </w:rPr>
        <w:t>- 66.390;</w:t>
      </w:r>
    </w:p>
    <w:p w14:paraId="46B5F011" w14:textId="5B779911"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D1DE1ED" w14:textId="13B4840B" w:rsidR="00F52E9B" w:rsidRPr="003109E1" w:rsidRDefault="003109E1" w:rsidP="003109E1">
      <w:pPr>
        <w:pStyle w:val="Ttulo3"/>
        <w:numPr>
          <w:ilvl w:val="0"/>
          <w:numId w:val="0"/>
        </w:numPr>
        <w:spacing w:after="160"/>
        <w:rPr>
          <w:b/>
          <w:bCs/>
          <w:color w:val="0D0D0D" w:themeColor="text1" w:themeTint="F2"/>
          <w:sz w:val="24"/>
          <w:szCs w:val="24"/>
        </w:rPr>
      </w:pPr>
      <w:bookmarkStart w:id="29" w:name="_Toc214634585"/>
      <w:bookmarkStart w:id="30" w:name="_Toc216250615"/>
      <w:commentRangeStart w:id="31"/>
      <w:r>
        <w:rPr>
          <w:b/>
          <w:bCs/>
          <w:color w:val="0D0D0D" w:themeColor="text1" w:themeTint="F2"/>
          <w:sz w:val="24"/>
          <w:szCs w:val="24"/>
        </w:rPr>
        <w:t xml:space="preserve">1.3.1 </w:t>
      </w:r>
      <w:r w:rsidR="009A2702" w:rsidRPr="003109E1">
        <w:rPr>
          <w:b/>
          <w:bCs/>
          <w:color w:val="0D0D0D" w:themeColor="text1" w:themeTint="F2"/>
          <w:sz w:val="24"/>
          <w:szCs w:val="24"/>
        </w:rPr>
        <w:t>Tipo De Escola</w:t>
      </w:r>
      <w:r w:rsidR="00F54DBE" w:rsidRPr="003109E1">
        <w:rPr>
          <w:b/>
          <w:bCs/>
          <w:color w:val="0D0D0D" w:themeColor="text1" w:themeTint="F2"/>
          <w:sz w:val="24"/>
          <w:szCs w:val="24"/>
        </w:rPr>
        <w:t xml:space="preserve"> – Nota Mil</w:t>
      </w:r>
      <w:bookmarkEnd w:id="29"/>
      <w:bookmarkEnd w:id="30"/>
      <w:commentRangeEnd w:id="31"/>
      <w:r w:rsidR="004D68C2">
        <w:rPr>
          <w:rStyle w:val="Refdecomentrio"/>
          <w:rFonts w:eastAsiaTheme="minorHAnsi" w:cstheme="minorBidi"/>
          <w:color w:val="000000" w:themeColor="text1"/>
        </w:rPr>
        <w:commentReference w:id="31"/>
      </w:r>
    </w:p>
    <w:p w14:paraId="24A898AB" w14:textId="3DC5CE9D" w:rsidR="00DD54FF" w:rsidRDefault="00DD54FF" w:rsidP="00040451">
      <w:pPr>
        <w:spacing w:after="0" w:line="240" w:lineRule="auto"/>
        <w:contextualSpacing/>
        <w:jc w:val="center"/>
      </w:pPr>
      <w:r w:rsidRPr="006D4B33">
        <w:rPr>
          <w:b/>
          <w:bCs/>
        </w:rPr>
        <w:t xml:space="preserve">GRÁFICO </w:t>
      </w:r>
      <w:r w:rsidR="00AD6181" w:rsidRPr="006D4B33">
        <w:rPr>
          <w:b/>
          <w:bCs/>
        </w:rPr>
        <w:t>1</w:t>
      </w:r>
      <w:r w:rsidRPr="006D4B33">
        <w:rPr>
          <w:b/>
          <w:bCs/>
        </w:rPr>
        <w:t xml:space="preserve"> – </w:t>
      </w:r>
      <w:r>
        <w:t>T</w:t>
      </w:r>
      <w:r w:rsidRPr="00DD54FF">
        <w:t>ipo de escola (em) dos participantes que obtiveram nota mil na redação do Enem de 2009 até 2014</w:t>
      </w:r>
    </w:p>
    <w:p w14:paraId="760C0B9B" w14:textId="3F9F228E" w:rsidR="00D65AE8" w:rsidRDefault="00D65AE8" w:rsidP="00040451">
      <w:pPr>
        <w:spacing w:after="0" w:line="240" w:lineRule="auto"/>
        <w:contextualSpacing/>
        <w:jc w:val="center"/>
        <w:rPr>
          <w:b/>
          <w:bCs/>
          <w:sz w:val="20"/>
          <w:szCs w:val="20"/>
        </w:rPr>
      </w:pPr>
      <w:r>
        <w:rPr>
          <w:noProof/>
        </w:rPr>
        <w:drawing>
          <wp:anchor distT="0" distB="0" distL="114300" distR="114300" simplePos="0" relativeHeight="251663360" behindDoc="0" locked="0" layoutInCell="1" allowOverlap="1" wp14:anchorId="572EE8E2" wp14:editId="527B188A">
            <wp:simplePos x="0" y="0"/>
            <wp:positionH relativeFrom="column">
              <wp:posOffset>1270</wp:posOffset>
            </wp:positionH>
            <wp:positionV relativeFrom="paragraph">
              <wp:posOffset>83185</wp:posOffset>
            </wp:positionV>
            <wp:extent cx="5760085" cy="3519170"/>
            <wp:effectExtent l="0" t="0" r="0" b="5080"/>
            <wp:wrapTopAndBottom/>
            <wp:docPr id="177414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4874" name=""/>
                    <pic:cNvPicPr/>
                  </pic:nvPicPr>
                  <pic:blipFill>
                    <a:blip r:embed="rId14">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anchor>
        </w:drawing>
      </w:r>
    </w:p>
    <w:p w14:paraId="21B8D335" w14:textId="190DC083" w:rsidR="009A2702" w:rsidRDefault="009A2702" w:rsidP="00040451">
      <w:pPr>
        <w:spacing w:after="0" w:line="240" w:lineRule="auto"/>
        <w:contextualSpacing/>
        <w:jc w:val="center"/>
        <w:rPr>
          <w:b/>
          <w:bCs/>
          <w:sz w:val="20"/>
          <w:szCs w:val="20"/>
        </w:rPr>
      </w:pPr>
      <w:r w:rsidRPr="00851CE4">
        <w:rPr>
          <w:b/>
          <w:bCs/>
          <w:sz w:val="20"/>
          <w:szCs w:val="20"/>
        </w:rPr>
        <w:t xml:space="preserve">Fonte: </w:t>
      </w:r>
      <w:r w:rsidR="006D4B33" w:rsidRPr="006D4B33">
        <w:rPr>
          <w:sz w:val="20"/>
          <w:szCs w:val="20"/>
        </w:rPr>
        <w:t>SANTANA, DANTAS (2025, P.13)</w:t>
      </w:r>
    </w:p>
    <w:p w14:paraId="3F178811" w14:textId="53242134" w:rsidR="00851CE4" w:rsidRPr="00851CE4" w:rsidRDefault="00512E42" w:rsidP="00F52E9B">
      <w:pPr>
        <w:spacing w:after="0"/>
        <w:contextualSpacing/>
        <w:jc w:val="left"/>
        <w:rPr>
          <w:b/>
          <w:bCs/>
          <w:sz w:val="20"/>
          <w:szCs w:val="20"/>
        </w:rPr>
      </w:pPr>
      <w:r>
        <w:rPr>
          <w:b/>
          <w:bCs/>
          <w:sz w:val="20"/>
          <w:szCs w:val="20"/>
        </w:rPr>
        <w:br w:type="page"/>
      </w:r>
    </w:p>
    <w:p w14:paraId="3B9DB8C0" w14:textId="1A90EF76" w:rsidR="009A2702" w:rsidRPr="00DD54FF" w:rsidRDefault="00DD54FF" w:rsidP="00040451">
      <w:pPr>
        <w:spacing w:after="0" w:line="240" w:lineRule="auto"/>
        <w:contextualSpacing/>
        <w:jc w:val="center"/>
        <w:rPr>
          <w:szCs w:val="24"/>
        </w:rPr>
      </w:pPr>
      <w:commentRangeStart w:id="32"/>
      <w:r w:rsidRPr="006D4B33">
        <w:rPr>
          <w:b/>
          <w:bCs/>
          <w:szCs w:val="24"/>
        </w:rPr>
        <w:t xml:space="preserve">GRÁFICO </w:t>
      </w:r>
      <w:r w:rsidR="00AD6181" w:rsidRPr="006D4B33">
        <w:rPr>
          <w:b/>
          <w:bCs/>
          <w:szCs w:val="24"/>
        </w:rPr>
        <w:t>2</w:t>
      </w:r>
      <w:r w:rsidRPr="006D4B33">
        <w:rPr>
          <w:b/>
          <w:bCs/>
          <w:szCs w:val="24"/>
        </w:rPr>
        <w:t xml:space="preserve"> –</w:t>
      </w:r>
      <w:r w:rsidR="00AD6181">
        <w:rPr>
          <w:szCs w:val="24"/>
        </w:rPr>
        <w:t xml:space="preserve"> </w:t>
      </w:r>
      <w:r>
        <w:rPr>
          <w:szCs w:val="24"/>
        </w:rPr>
        <w:t>T</w:t>
      </w:r>
      <w:r w:rsidRPr="00DD54FF">
        <w:rPr>
          <w:szCs w:val="24"/>
        </w:rPr>
        <w:t xml:space="preserve">ipo de escola (em) dos participantes que obtiveram nota mil na redação do </w:t>
      </w:r>
      <w:r w:rsidR="00AD6181">
        <w:rPr>
          <w:szCs w:val="24"/>
        </w:rPr>
        <w:t>E</w:t>
      </w:r>
      <w:r w:rsidRPr="00DD54FF">
        <w:rPr>
          <w:szCs w:val="24"/>
        </w:rPr>
        <w:t>nem de 2015 até 2018</w:t>
      </w:r>
      <w:commentRangeEnd w:id="32"/>
      <w:r w:rsidR="004D68C2">
        <w:rPr>
          <w:rStyle w:val="Refdecomentrio"/>
        </w:rPr>
        <w:commentReference w:id="32"/>
      </w:r>
    </w:p>
    <w:p w14:paraId="7E65C6FE" w14:textId="5720C4CE" w:rsidR="00D65AE8" w:rsidRDefault="00D65AE8" w:rsidP="00040451">
      <w:pPr>
        <w:spacing w:after="0" w:line="240" w:lineRule="auto"/>
        <w:contextualSpacing/>
        <w:jc w:val="center"/>
        <w:rPr>
          <w:b/>
          <w:bCs/>
          <w:sz w:val="20"/>
          <w:szCs w:val="20"/>
        </w:rPr>
      </w:pPr>
      <w:r>
        <w:rPr>
          <w:noProof/>
        </w:rPr>
        <w:drawing>
          <wp:anchor distT="0" distB="0" distL="114300" distR="114300" simplePos="0" relativeHeight="251664384" behindDoc="0" locked="0" layoutInCell="1" allowOverlap="1" wp14:anchorId="5FD8BBFA" wp14:editId="4B81A922">
            <wp:simplePos x="0" y="0"/>
            <wp:positionH relativeFrom="column">
              <wp:posOffset>1270</wp:posOffset>
            </wp:positionH>
            <wp:positionV relativeFrom="paragraph">
              <wp:posOffset>106045</wp:posOffset>
            </wp:positionV>
            <wp:extent cx="5760085" cy="3659505"/>
            <wp:effectExtent l="0" t="0" r="0" b="0"/>
            <wp:wrapTopAndBottom/>
            <wp:docPr id="234526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6179" name=""/>
                    <pic:cNvPicPr/>
                  </pic:nvPicPr>
                  <pic:blipFill>
                    <a:blip r:embed="rId15">
                      <a:extLst>
                        <a:ext uri="{28A0092B-C50C-407E-A947-70E740481C1C}">
                          <a14:useLocalDpi xmlns:a14="http://schemas.microsoft.com/office/drawing/2010/main" val="0"/>
                        </a:ext>
                      </a:extLst>
                    </a:blip>
                    <a:stretch>
                      <a:fillRect/>
                    </a:stretch>
                  </pic:blipFill>
                  <pic:spPr>
                    <a:xfrm>
                      <a:off x="0" y="0"/>
                      <a:ext cx="5760085" cy="3659505"/>
                    </a:xfrm>
                    <a:prstGeom prst="rect">
                      <a:avLst/>
                    </a:prstGeom>
                  </pic:spPr>
                </pic:pic>
              </a:graphicData>
            </a:graphic>
          </wp:anchor>
        </w:drawing>
      </w:r>
    </w:p>
    <w:p w14:paraId="2C000AC2" w14:textId="3C5655A7" w:rsidR="009A2702" w:rsidRPr="00851CE4" w:rsidRDefault="009A2702" w:rsidP="00040451">
      <w:pPr>
        <w:spacing w:after="0" w:line="240" w:lineRule="auto"/>
        <w:contextualSpacing/>
        <w:jc w:val="center"/>
        <w:rPr>
          <w:b/>
          <w:bCs/>
          <w:sz w:val="20"/>
          <w:szCs w:val="20"/>
        </w:rPr>
      </w:pPr>
      <w:r w:rsidRPr="00851CE4">
        <w:rPr>
          <w:b/>
          <w:bCs/>
          <w:sz w:val="20"/>
          <w:szCs w:val="20"/>
        </w:rPr>
        <w:t xml:space="preserve">Fonte: </w:t>
      </w:r>
      <w:r w:rsidR="006D4B33" w:rsidRPr="006D4B33">
        <w:rPr>
          <w:sz w:val="20"/>
          <w:szCs w:val="20"/>
        </w:rPr>
        <w:t>SANTANA, DANTAS (2025, P.14)</w:t>
      </w:r>
    </w:p>
    <w:p w14:paraId="5D84E0BC" w14:textId="77777777" w:rsidR="00F54DBE" w:rsidRDefault="00F54DBE" w:rsidP="00F52E9B">
      <w:pPr>
        <w:spacing w:after="0"/>
        <w:contextualSpacing/>
        <w:jc w:val="left"/>
        <w:rPr>
          <w:b/>
          <w:bCs/>
          <w:sz w:val="20"/>
          <w:szCs w:val="20"/>
        </w:rPr>
      </w:pPr>
    </w:p>
    <w:p w14:paraId="6D8B35F5" w14:textId="26A97067" w:rsidR="00F52E9B" w:rsidRPr="00F52E9B" w:rsidRDefault="009C7C4C" w:rsidP="00CC06D3">
      <w:pPr>
        <w:spacing w:after="0"/>
        <w:ind w:firstLine="709"/>
        <w:rPr>
          <w:rFonts w:cs="Arial"/>
          <w:color w:val="0D0D0D" w:themeColor="text1" w:themeTint="F2"/>
          <w:szCs w:val="24"/>
        </w:rPr>
      </w:pPr>
      <w:r w:rsidRPr="00040451">
        <w:rPr>
          <w:rFonts w:cs="Arial"/>
          <w:color w:val="0D0D0D" w:themeColor="text1" w:themeTint="F2"/>
          <w:szCs w:val="24"/>
        </w:rPr>
        <w:t>Nos anos de 2009 a 2014, existe uma ausência de informações sobre os participantes bolsistas, dificultando a análise dos dados, sendo impossível determinar os candidatos que indicaram frequentar escola privada (</w:t>
      </w:r>
      <w:del w:id="33" w:author="paulo_63588@UIRAPURU.BR" w:date="2026-03-17T19:51:00Z">
        <w:r w:rsidRPr="00040451" w:rsidDel="004D68C2">
          <w:rPr>
            <w:rFonts w:cs="Arial"/>
            <w:color w:val="0D0D0D" w:themeColor="text1" w:themeTint="F2"/>
            <w:szCs w:val="24"/>
          </w:rPr>
          <w:delText>“</w:delText>
        </w:r>
      </w:del>
      <w:r w:rsidRPr="00040451">
        <w:rPr>
          <w:rFonts w:cs="Arial"/>
          <w:color w:val="0D0D0D" w:themeColor="text1" w:themeTint="F2"/>
          <w:szCs w:val="24"/>
        </w:rPr>
        <w:t>exclusivamente em escola privada</w:t>
      </w:r>
      <w:del w:id="34" w:author="paulo_63588@UIRAPURU.BR" w:date="2026-03-17T19:52:00Z">
        <w:r w:rsidRPr="00040451" w:rsidDel="004D68C2">
          <w:rPr>
            <w:rFonts w:cs="Arial"/>
            <w:color w:val="0D0D0D" w:themeColor="text1" w:themeTint="F2"/>
            <w:szCs w:val="24"/>
          </w:rPr>
          <w:delText>"</w:delText>
        </w:r>
      </w:del>
      <w:r w:rsidRPr="00040451">
        <w:rPr>
          <w:rFonts w:cs="Arial"/>
          <w:color w:val="0D0D0D" w:themeColor="text1" w:themeTint="F2"/>
          <w:szCs w:val="24"/>
        </w:rPr>
        <w:t xml:space="preserve"> ou </w:t>
      </w:r>
      <w:del w:id="35" w:author="paulo_63588@UIRAPURU.BR" w:date="2026-03-17T19:52:00Z">
        <w:r w:rsidRPr="00040451" w:rsidDel="004D68C2">
          <w:rPr>
            <w:rFonts w:cs="Arial"/>
            <w:color w:val="0D0D0D" w:themeColor="text1" w:themeTint="F2"/>
            <w:szCs w:val="24"/>
          </w:rPr>
          <w:delText>"</w:delText>
        </w:r>
      </w:del>
      <w:r w:rsidRPr="00040451">
        <w:rPr>
          <w:rFonts w:cs="Arial"/>
          <w:color w:val="0D0D0D" w:themeColor="text1" w:themeTint="F2"/>
          <w:szCs w:val="24"/>
        </w:rPr>
        <w:t>principalmente em escola privada</w:t>
      </w:r>
      <w:del w:id="36" w:author="paulo_63588@UIRAPURU.BR" w:date="2026-03-17T19:51:00Z">
        <w:r w:rsidRPr="00040451" w:rsidDel="004D68C2">
          <w:rPr>
            <w:rFonts w:cs="Arial"/>
            <w:color w:val="0D0D0D" w:themeColor="text1" w:themeTint="F2"/>
            <w:szCs w:val="24"/>
          </w:rPr>
          <w:delText>"</w:delText>
        </w:r>
      </w:del>
      <w:r w:rsidRPr="00040451">
        <w:rPr>
          <w:rFonts w:cs="Arial"/>
          <w:color w:val="0D0D0D" w:themeColor="text1" w:themeTint="F2"/>
          <w:szCs w:val="24"/>
        </w:rPr>
        <w:t>) há alunos beneficiados com bolsas. com a exceção dos anos de 2009 e 2014, durante todos os anos de aplicação analisados, a maioria dos candidatos que alcançaram a pontuação máxima provém de instituições privadas de ensino.</w:t>
      </w:r>
    </w:p>
    <w:p w14:paraId="6A76DD29" w14:textId="744C4B3E"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 diferença de desempenho na redação do ENEM entre estudantes de escolas públicas e privadas não é recente e se mantém ao longo dos anos. A maior parte dos candidatos que alcançam nota 1000 vem de escolas privadas, com poucas exceções. Mesmo quando a distância entre os grupos diminui (como em 2010 e 2011), ainda há predominância do setor privado nos resultados mais altos.</w:t>
      </w:r>
    </w:p>
    <w:p w14:paraId="2CAA215C" w14:textId="58D13E56"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 partir de 2015, o questionário do ENEM passou a identificar também estudantes bolsistas, permitindo uma análise mais detalhada. Isso confirmou que fatores econômicos influenciam diretamente o desempenho, já que a maioria dos candidatos nota mil pertence a famílias com renda mais alta, o que facilita o acesso a escolas privadas de maior qualidade.</w:t>
      </w:r>
    </w:p>
    <w:p w14:paraId="2506D4F1" w14:textId="2DEF8515" w:rsidR="00040451" w:rsidRPr="00040451"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Apesar disso, alguns estudantes de escolas públicas que obtêm nota máxima costumam vir de instituições públicas de excelência, como institutos federais ou colégios militares, o que indica diferenças internas dentro da própria rede pública.</w:t>
      </w:r>
    </w:p>
    <w:p w14:paraId="368B5EA5" w14:textId="0DF0B021" w:rsidR="00F54DBE" w:rsidRDefault="00897445" w:rsidP="00F52E9B">
      <w:pPr>
        <w:spacing w:after="0"/>
        <w:ind w:firstLine="709"/>
        <w:rPr>
          <w:rFonts w:cs="Arial"/>
          <w:color w:val="0D0D0D" w:themeColor="text1" w:themeTint="F2"/>
          <w:szCs w:val="24"/>
        </w:rPr>
      </w:pPr>
      <w:r w:rsidRPr="00040451">
        <w:rPr>
          <w:rFonts w:cs="Arial"/>
          <w:color w:val="0D0D0D" w:themeColor="text1" w:themeTint="F2"/>
          <w:szCs w:val="24"/>
        </w:rPr>
        <w:t>Assim, os dados reforçam que há uma desigualdade histórica e persistente entre o desempenho de alunos das redes pública e privada na redação do ENEM, influenciada sobretudo pelo contexto econômico e pelas condições de ensino de cada tipo de escola.</w:t>
      </w:r>
    </w:p>
    <w:p w14:paraId="01CD74F8" w14:textId="6418C585"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93A3A64" w14:textId="22047C8D" w:rsidR="00F54DBE" w:rsidRDefault="003109E1" w:rsidP="003109E1">
      <w:pPr>
        <w:pStyle w:val="Ttulo3"/>
        <w:numPr>
          <w:ilvl w:val="0"/>
          <w:numId w:val="0"/>
        </w:numPr>
        <w:rPr>
          <w:b/>
          <w:bCs/>
          <w:color w:val="0D0D0D" w:themeColor="text1" w:themeTint="F2"/>
          <w:sz w:val="24"/>
          <w:szCs w:val="24"/>
        </w:rPr>
      </w:pPr>
      <w:bookmarkStart w:id="37" w:name="_Toc214634586"/>
      <w:bookmarkStart w:id="38" w:name="_Toc216250616"/>
      <w:r>
        <w:rPr>
          <w:b/>
          <w:bCs/>
          <w:color w:val="0D0D0D" w:themeColor="text1" w:themeTint="F2"/>
          <w:sz w:val="24"/>
          <w:szCs w:val="24"/>
        </w:rPr>
        <w:t xml:space="preserve">1.3.2 </w:t>
      </w:r>
      <w:r w:rsidR="00F54DBE" w:rsidRPr="000F1E15">
        <w:rPr>
          <w:b/>
          <w:bCs/>
          <w:color w:val="0D0D0D" w:themeColor="text1" w:themeTint="F2"/>
          <w:sz w:val="24"/>
          <w:szCs w:val="24"/>
        </w:rPr>
        <w:t>Tipo De Escola – Nota Zero</w:t>
      </w:r>
      <w:bookmarkEnd w:id="37"/>
      <w:bookmarkEnd w:id="38"/>
    </w:p>
    <w:p w14:paraId="23EDB481" w14:textId="77777777" w:rsidR="003109E1" w:rsidRPr="003109E1" w:rsidRDefault="003109E1" w:rsidP="003109E1"/>
    <w:p w14:paraId="7F52C853" w14:textId="271BE98E" w:rsidR="00F54DBE" w:rsidRPr="00AD6181" w:rsidRDefault="00AD6181" w:rsidP="00040451">
      <w:pPr>
        <w:spacing w:after="0" w:line="240" w:lineRule="auto"/>
        <w:contextualSpacing/>
        <w:jc w:val="center"/>
      </w:pPr>
      <w:r w:rsidRPr="000F1E15">
        <w:rPr>
          <w:b/>
          <w:bCs/>
        </w:rPr>
        <w:t>GRÁFICO 3 –</w:t>
      </w:r>
      <w:r>
        <w:t xml:space="preserve"> T</w:t>
      </w:r>
      <w:r w:rsidRPr="00AD6181">
        <w:t xml:space="preserve">ipo de escola (em) dos participantes que obtiveram nota zero na redação do </w:t>
      </w:r>
      <w:r>
        <w:t>E</w:t>
      </w:r>
      <w:r w:rsidRPr="00AD6181">
        <w:t>nem de 2009 até 2014</w:t>
      </w:r>
    </w:p>
    <w:p w14:paraId="7B46955F" w14:textId="47F44B19" w:rsidR="00F54DBE" w:rsidRDefault="00D65AE8" w:rsidP="00F52E9B">
      <w:pPr>
        <w:spacing w:after="0"/>
        <w:contextualSpacing/>
        <w:jc w:val="left"/>
        <w:rPr>
          <w:b/>
          <w:bCs/>
        </w:rPr>
      </w:pPr>
      <w:r>
        <w:rPr>
          <w:noProof/>
        </w:rPr>
        <w:drawing>
          <wp:anchor distT="0" distB="0" distL="114300" distR="114300" simplePos="0" relativeHeight="251665408" behindDoc="0" locked="0" layoutInCell="1" allowOverlap="1" wp14:anchorId="44292804" wp14:editId="38BE2A56">
            <wp:simplePos x="0" y="0"/>
            <wp:positionH relativeFrom="column">
              <wp:posOffset>-3810</wp:posOffset>
            </wp:positionH>
            <wp:positionV relativeFrom="paragraph">
              <wp:posOffset>342900</wp:posOffset>
            </wp:positionV>
            <wp:extent cx="5760085" cy="3314700"/>
            <wp:effectExtent l="0" t="0" r="0" b="0"/>
            <wp:wrapTopAndBottom/>
            <wp:docPr id="1486709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09602" name=""/>
                    <pic:cNvPicPr/>
                  </pic:nvPicPr>
                  <pic:blipFill>
                    <a:blip r:embed="rId16">
                      <a:extLst>
                        <a:ext uri="{28A0092B-C50C-407E-A947-70E740481C1C}">
                          <a14:useLocalDpi xmlns:a14="http://schemas.microsoft.com/office/drawing/2010/main" val="0"/>
                        </a:ext>
                      </a:extLst>
                    </a:blip>
                    <a:stretch>
                      <a:fillRect/>
                    </a:stretch>
                  </pic:blipFill>
                  <pic:spPr>
                    <a:xfrm>
                      <a:off x="0" y="0"/>
                      <a:ext cx="5760085" cy="3314700"/>
                    </a:xfrm>
                    <a:prstGeom prst="rect">
                      <a:avLst/>
                    </a:prstGeom>
                  </pic:spPr>
                </pic:pic>
              </a:graphicData>
            </a:graphic>
          </wp:anchor>
        </w:drawing>
      </w:r>
    </w:p>
    <w:p w14:paraId="34D29C11" w14:textId="77777777" w:rsidR="00D65AE8" w:rsidRDefault="00D65AE8" w:rsidP="00586478">
      <w:pPr>
        <w:spacing w:after="0" w:line="240" w:lineRule="auto"/>
        <w:contextualSpacing/>
        <w:jc w:val="center"/>
        <w:rPr>
          <w:b/>
          <w:bCs/>
          <w:sz w:val="20"/>
          <w:szCs w:val="20"/>
        </w:rPr>
      </w:pPr>
    </w:p>
    <w:p w14:paraId="1CB1802B" w14:textId="40C45B6D" w:rsidR="00586478" w:rsidRPr="00586478" w:rsidRDefault="009A2702" w:rsidP="00586478">
      <w:pPr>
        <w:spacing w:after="0" w:line="240" w:lineRule="auto"/>
        <w:contextualSpacing/>
        <w:jc w:val="center"/>
        <w:rPr>
          <w:sz w:val="20"/>
          <w:szCs w:val="20"/>
        </w:rPr>
      </w:pPr>
      <w:r w:rsidRPr="00851CE4">
        <w:rPr>
          <w:b/>
          <w:bCs/>
          <w:sz w:val="20"/>
          <w:szCs w:val="20"/>
        </w:rPr>
        <w:t xml:space="preserve">Fonte: </w:t>
      </w:r>
      <w:r w:rsidR="000F1E15" w:rsidRPr="000F1E15">
        <w:rPr>
          <w:sz w:val="20"/>
          <w:szCs w:val="20"/>
        </w:rPr>
        <w:t>SANTANA, DANTAS (2025, P.15)</w:t>
      </w:r>
      <w:r w:rsidR="00586478">
        <w:rPr>
          <w:b/>
          <w:bCs/>
          <w:sz w:val="20"/>
          <w:szCs w:val="20"/>
        </w:rPr>
        <w:br w:type="page"/>
      </w:r>
    </w:p>
    <w:p w14:paraId="16EC9C8D" w14:textId="2972CDA8" w:rsidR="00AD6181" w:rsidRPr="00AD6181" w:rsidRDefault="00AD6181" w:rsidP="00040451">
      <w:pPr>
        <w:spacing w:after="0" w:line="240" w:lineRule="auto"/>
        <w:contextualSpacing/>
        <w:jc w:val="center"/>
        <w:rPr>
          <w:szCs w:val="24"/>
        </w:rPr>
      </w:pPr>
      <w:r w:rsidRPr="000F1E15">
        <w:rPr>
          <w:b/>
          <w:bCs/>
          <w:szCs w:val="24"/>
        </w:rPr>
        <w:t>GRÁFICO 4 –</w:t>
      </w:r>
      <w:r w:rsidRPr="00AD6181">
        <w:rPr>
          <w:szCs w:val="24"/>
        </w:rPr>
        <w:t xml:space="preserve">Tipo de escola (em) dos participantes que obtiveram nota zero na redação do </w:t>
      </w:r>
      <w:r>
        <w:rPr>
          <w:szCs w:val="24"/>
        </w:rPr>
        <w:t>E</w:t>
      </w:r>
      <w:r w:rsidRPr="00AD6181">
        <w:rPr>
          <w:szCs w:val="24"/>
        </w:rPr>
        <w:t>nem de 2015 até 2018</w:t>
      </w:r>
    </w:p>
    <w:p w14:paraId="0C9A8D19" w14:textId="214285F6" w:rsidR="00F54DBE" w:rsidRPr="00851CE4" w:rsidRDefault="00F54DBE" w:rsidP="00216A11">
      <w:pPr>
        <w:spacing w:after="0" w:line="240" w:lineRule="auto"/>
        <w:contextualSpacing/>
        <w:jc w:val="left"/>
        <w:rPr>
          <w:b/>
          <w:bCs/>
          <w:sz w:val="20"/>
          <w:szCs w:val="20"/>
        </w:rPr>
      </w:pPr>
      <w:r>
        <w:rPr>
          <w:noProof/>
        </w:rPr>
        <w:drawing>
          <wp:inline distT="0" distB="0" distL="0" distR="0" wp14:anchorId="1019FB8C" wp14:editId="7A8D3D8C">
            <wp:extent cx="5760085" cy="3495040"/>
            <wp:effectExtent l="0" t="0" r="0" b="0"/>
            <wp:docPr id="196396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3071" name=""/>
                    <pic:cNvPicPr/>
                  </pic:nvPicPr>
                  <pic:blipFill>
                    <a:blip r:embed="rId17"/>
                    <a:stretch>
                      <a:fillRect/>
                    </a:stretch>
                  </pic:blipFill>
                  <pic:spPr>
                    <a:xfrm>
                      <a:off x="0" y="0"/>
                      <a:ext cx="5760085" cy="3495040"/>
                    </a:xfrm>
                    <a:prstGeom prst="rect">
                      <a:avLst/>
                    </a:prstGeom>
                  </pic:spPr>
                </pic:pic>
              </a:graphicData>
            </a:graphic>
          </wp:inline>
        </w:drawing>
      </w:r>
    </w:p>
    <w:p w14:paraId="0A089C81" w14:textId="77777777" w:rsidR="00D65AE8" w:rsidRDefault="00D65AE8" w:rsidP="00040451">
      <w:pPr>
        <w:spacing w:after="0" w:line="240" w:lineRule="auto"/>
        <w:contextualSpacing/>
        <w:jc w:val="center"/>
        <w:rPr>
          <w:b/>
          <w:bCs/>
          <w:sz w:val="20"/>
          <w:szCs w:val="20"/>
        </w:rPr>
      </w:pPr>
    </w:p>
    <w:p w14:paraId="402E19DA" w14:textId="726AE60E" w:rsidR="009A2702" w:rsidRPr="00851CE4" w:rsidRDefault="009A2702" w:rsidP="00040451">
      <w:pPr>
        <w:spacing w:after="0" w:line="240" w:lineRule="auto"/>
        <w:contextualSpacing/>
        <w:jc w:val="center"/>
        <w:rPr>
          <w:b/>
          <w:bCs/>
          <w:sz w:val="20"/>
          <w:szCs w:val="20"/>
        </w:rPr>
      </w:pPr>
      <w:r w:rsidRPr="00851CE4">
        <w:rPr>
          <w:b/>
          <w:bCs/>
          <w:sz w:val="20"/>
          <w:szCs w:val="20"/>
        </w:rPr>
        <w:t xml:space="preserve">Fonte: </w:t>
      </w:r>
      <w:r w:rsidR="000F1E15" w:rsidRPr="000F1E15">
        <w:rPr>
          <w:sz w:val="20"/>
          <w:szCs w:val="20"/>
        </w:rPr>
        <w:t>SANTANA, DANTAS (2025, P.16)</w:t>
      </w:r>
    </w:p>
    <w:p w14:paraId="398FFD6B" w14:textId="77777777" w:rsidR="00F54DBE" w:rsidRDefault="00F54DBE" w:rsidP="00F52E9B">
      <w:pPr>
        <w:spacing w:after="0"/>
        <w:contextualSpacing/>
        <w:jc w:val="left"/>
        <w:rPr>
          <w:b/>
          <w:bCs/>
        </w:rPr>
      </w:pPr>
    </w:p>
    <w:p w14:paraId="09120C97" w14:textId="6E513C8F"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ao contrário do que ocorre com as notas máximas, a grande maioria dos participantes que recebem nota zero na redação do ENEM vem de escolas públicas. Em oito dos dez anos analisados, mais de 80% dos casos de nota zero pertencem a essa rede, chegando a 93% em alguns anos.</w:t>
      </w:r>
    </w:p>
    <w:p w14:paraId="752BF87B" w14:textId="3D8D398D"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Isso evidencia uma desigualdade persistente entre estudantes das redes pública e privada. Embora as escolas tenham influência nos resultados, é importante considerar que atendem a grupos sociais diferentes. A maioria dos estudantes que tiram zero pertence a famílias com renda de até dois salários mínimos, estando mais expostos a escolas com menos estrutura e oportunidades.</w:t>
      </w:r>
    </w:p>
    <w:p w14:paraId="4185CE6F" w14:textId="6DE5BCF2"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Além disso, o ENEM continua valorizando uma forma de escrita ligada à variante culta da língua, que muitas vezes não faz parte do repertório desses estudantes e que a escola pública, devido às suas condições, nem sempre consegue desenvolver plenamente. Assim, fatores sociais, econômicos e educacionais se combinam para ampliar as dificuldades e aumentar a ocorrência de notas zero entre alunos da rede pública.</w:t>
      </w:r>
    </w:p>
    <w:p w14:paraId="004D4E4C" w14:textId="1461F44A" w:rsidR="007757ED" w:rsidRPr="00040451" w:rsidRDefault="007757ED" w:rsidP="00040451">
      <w:pPr>
        <w:spacing w:after="0"/>
        <w:ind w:firstLine="709"/>
        <w:rPr>
          <w:rFonts w:cs="Arial"/>
          <w:color w:val="0D0D0D" w:themeColor="text1" w:themeTint="F2"/>
          <w:szCs w:val="24"/>
        </w:rPr>
      </w:pPr>
      <w:r w:rsidRPr="00040451">
        <w:rPr>
          <w:rFonts w:cs="Arial"/>
          <w:color w:val="0D0D0D" w:themeColor="text1" w:themeTint="F2"/>
          <w:szCs w:val="24"/>
        </w:rPr>
        <w:t>Diante desse cenário e o peso que a redação do</w:t>
      </w:r>
      <w:r w:rsidR="004760B1" w:rsidRPr="00040451">
        <w:rPr>
          <w:rFonts w:cs="Arial"/>
          <w:color w:val="0D0D0D" w:themeColor="text1" w:themeTint="F2"/>
          <w:szCs w:val="24"/>
        </w:rPr>
        <w:t xml:space="preserve"> </w:t>
      </w:r>
      <w:r w:rsidR="00CA0D76" w:rsidRPr="00040451">
        <w:rPr>
          <w:rFonts w:cs="Arial"/>
          <w:color w:val="0D0D0D" w:themeColor="text1" w:themeTint="F2"/>
          <w:szCs w:val="24"/>
        </w:rPr>
        <w:t>Enem</w:t>
      </w:r>
      <w:r w:rsidRPr="00040451">
        <w:rPr>
          <w:rFonts w:cs="Arial"/>
          <w:color w:val="0D0D0D" w:themeColor="text1" w:themeTint="F2"/>
          <w:szCs w:val="24"/>
        </w:rPr>
        <w:t xml:space="preserve"> tem</w:t>
      </w:r>
      <w:r w:rsidR="00CA0D76" w:rsidRPr="00040451">
        <w:rPr>
          <w:rFonts w:cs="Arial"/>
          <w:color w:val="0D0D0D" w:themeColor="text1" w:themeTint="F2"/>
          <w:szCs w:val="24"/>
        </w:rPr>
        <w:t>, onde</w:t>
      </w:r>
      <w:r w:rsidR="004760B1" w:rsidRPr="00040451">
        <w:rPr>
          <w:rFonts w:cs="Arial"/>
          <w:color w:val="0D0D0D" w:themeColor="text1" w:themeTint="F2"/>
          <w:szCs w:val="24"/>
        </w:rPr>
        <w:t xml:space="preserve"> a falha dela pode ocasionar na não obtenção de um ensino superior, </w:t>
      </w:r>
      <w:r w:rsidRPr="00040451">
        <w:rPr>
          <w:rFonts w:cs="Arial"/>
          <w:color w:val="0D0D0D" w:themeColor="text1" w:themeTint="F2"/>
          <w:szCs w:val="24"/>
        </w:rPr>
        <w:t>vimos a necessidade por</w:t>
      </w:r>
      <w:r w:rsidR="004760B1" w:rsidRPr="00040451">
        <w:rPr>
          <w:rFonts w:cs="Arial"/>
          <w:color w:val="0D0D0D" w:themeColor="text1" w:themeTint="F2"/>
          <w:szCs w:val="24"/>
        </w:rPr>
        <w:t xml:space="preserve"> esse projeto </w:t>
      </w:r>
      <w:r w:rsidRPr="00040451">
        <w:rPr>
          <w:rFonts w:cs="Arial"/>
          <w:color w:val="0D0D0D" w:themeColor="text1" w:themeTint="F2"/>
          <w:szCs w:val="24"/>
        </w:rPr>
        <w:t>que apoie, especialmente, os estudantes da rede pública. Por isso, propomos o desenvolvimento de um software para web e Android, no qual o aluno possa praticar redações, receber correções automáticas, feedback imediato e orientações personalizadas. A solução permitirá que os estudantes aprimorem progressivamente sua escrita, compreendam melhor a estrutura dissertativo-argumentativa e estejam mais preparados para o exame. Assim, o projeto busca reduzir as lacunas de aprendizagem, ampliar as oportunidades de acesso ao ensino superior.</w:t>
      </w:r>
    </w:p>
    <w:p w14:paraId="5A500E6F" w14:textId="77777777" w:rsidR="00040451" w:rsidRDefault="00040451" w:rsidP="00216A11">
      <w:pPr>
        <w:spacing w:after="0" w:line="240" w:lineRule="auto"/>
        <w:contextualSpacing/>
        <w:jc w:val="left"/>
        <w:rPr>
          <w:b/>
          <w:bCs/>
        </w:rPr>
        <w:sectPr w:rsidR="00040451" w:rsidSect="004950BE">
          <w:headerReference w:type="default" r:id="rId18"/>
          <w:pgSz w:w="11906" w:h="16838" w:code="9"/>
          <w:pgMar w:top="1701" w:right="1134" w:bottom="1134" w:left="1701" w:header="709" w:footer="709" w:gutter="0"/>
          <w:pgNumType w:start="6"/>
          <w:cols w:space="708"/>
          <w:docGrid w:linePitch="360"/>
        </w:sectPr>
      </w:pPr>
    </w:p>
    <w:p w14:paraId="7AF1628D" w14:textId="14D70E1D" w:rsidR="007D34BD" w:rsidRPr="000F1E15" w:rsidRDefault="003109E1" w:rsidP="003109E1">
      <w:pPr>
        <w:pStyle w:val="Ttulo1"/>
        <w:numPr>
          <w:ilvl w:val="0"/>
          <w:numId w:val="0"/>
        </w:numPr>
        <w:spacing w:line="720" w:lineRule="auto"/>
        <w:contextualSpacing w:val="0"/>
      </w:pPr>
      <w:bookmarkStart w:id="39" w:name="_Toc214634587"/>
      <w:bookmarkStart w:id="40" w:name="_Toc216250617"/>
      <w:commentRangeStart w:id="41"/>
      <w:r>
        <w:t>2</w:t>
      </w:r>
      <w:ins w:id="42" w:author="paulo_63588@UIRAPURU.BR" w:date="2026-03-17T19:53:00Z">
        <w:r w:rsidR="004D68C2">
          <w:t>.</w:t>
        </w:r>
      </w:ins>
      <w:r>
        <w:t xml:space="preserve"> </w:t>
      </w:r>
      <w:r w:rsidR="00216A11" w:rsidRPr="000F1E15">
        <w:t>DESENVOLVIMENTO</w:t>
      </w:r>
      <w:bookmarkEnd w:id="39"/>
      <w:bookmarkEnd w:id="40"/>
      <w:commentRangeEnd w:id="41"/>
      <w:r w:rsidR="00D86BBE">
        <w:rPr>
          <w:rStyle w:val="Refdecomentrio"/>
          <w:rFonts w:eastAsiaTheme="minorHAnsi" w:cstheme="minorBidi"/>
          <w:b w:val="0"/>
          <w:bCs w:val="0"/>
          <w:spacing w:val="0"/>
          <w:kern w:val="2"/>
        </w:rPr>
        <w:commentReference w:id="41"/>
      </w:r>
    </w:p>
    <w:p w14:paraId="33F44442" w14:textId="450F0EB4"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 xml:space="preserve">Para o desenvolvimento da aplicação, </w:t>
      </w:r>
      <w:ins w:id="43" w:author="paulo_63588@UIRAPURU.BR" w:date="2026-03-17T19:54:00Z">
        <w:r w:rsidR="00D86BBE">
          <w:rPr>
            <w:rFonts w:cs="Arial"/>
            <w:color w:val="0D0D0D" w:themeColor="text1" w:themeTint="F2"/>
            <w:szCs w:val="24"/>
          </w:rPr>
          <w:t xml:space="preserve">será </w:t>
        </w:r>
      </w:ins>
      <w:r w:rsidRPr="00F52E9B">
        <w:rPr>
          <w:rFonts w:cs="Arial"/>
          <w:color w:val="0D0D0D" w:themeColor="text1" w:themeTint="F2"/>
          <w:szCs w:val="24"/>
        </w:rPr>
        <w:t>utiliza</w:t>
      </w:r>
      <w:ins w:id="44" w:author="paulo_63588@UIRAPURU.BR" w:date="2026-03-17T19:54:00Z">
        <w:r w:rsidR="00D86BBE">
          <w:rPr>
            <w:rFonts w:cs="Arial"/>
            <w:color w:val="0D0D0D" w:themeColor="text1" w:themeTint="F2"/>
            <w:szCs w:val="24"/>
          </w:rPr>
          <w:t>do</w:t>
        </w:r>
      </w:ins>
      <w:del w:id="45" w:author="paulo_63588@UIRAPURU.BR" w:date="2026-03-17T19:54:00Z">
        <w:r w:rsidR="00FF5D3C" w:rsidRPr="00F52E9B" w:rsidDel="00D86BBE">
          <w:rPr>
            <w:rFonts w:cs="Arial"/>
            <w:color w:val="0D0D0D" w:themeColor="text1" w:themeTint="F2"/>
            <w:szCs w:val="24"/>
          </w:rPr>
          <w:delText>mos</w:delText>
        </w:r>
      </w:del>
      <w:r w:rsidR="00FF5D3C" w:rsidRPr="00F52E9B">
        <w:rPr>
          <w:rFonts w:cs="Arial"/>
          <w:color w:val="0D0D0D" w:themeColor="text1" w:themeTint="F2"/>
          <w:szCs w:val="24"/>
        </w:rPr>
        <w:t xml:space="preserve"> o</w:t>
      </w:r>
      <w:r w:rsidRPr="00F52E9B">
        <w:rPr>
          <w:rFonts w:cs="Arial"/>
          <w:color w:val="0D0D0D" w:themeColor="text1" w:themeTint="F2"/>
          <w:szCs w:val="24"/>
        </w:rPr>
        <w:t xml:space="preserve"> método ágil Scrum, permitindo que todos os envolvidos trabalhem de forma colaborativa, organizada e contínua.</w:t>
      </w:r>
    </w:p>
    <w:p w14:paraId="5C3A0BEC" w14:textId="7566BEC7"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Essa metodologia possibilita acompanhar o progresso do projeto por meio de ciclos curtos de planejamento, execução e revisão, garantindo maior flexibilidade e adaptação a mudanças.</w:t>
      </w:r>
    </w:p>
    <w:p w14:paraId="7A7CEDA0" w14:textId="4E655962" w:rsidR="00034B96" w:rsidRPr="00765AFC" w:rsidRDefault="00C61DAF" w:rsidP="00F33D09">
      <w:pPr>
        <w:spacing w:after="0"/>
        <w:ind w:firstLine="709"/>
        <w:rPr>
          <w:rFonts w:cs="Arial"/>
          <w:color w:val="0D0D0D" w:themeColor="text1" w:themeTint="F2"/>
          <w:szCs w:val="24"/>
        </w:rPr>
      </w:pPr>
      <w:r w:rsidRPr="00F52E9B">
        <w:rPr>
          <w:rFonts w:cs="Arial"/>
          <w:color w:val="0D0D0D" w:themeColor="text1" w:themeTint="F2"/>
          <w:szCs w:val="24"/>
        </w:rPr>
        <w:t>Além disso, utilizaremos técnicas que aumentem a eficiência do processo de desenvolvimento, visando melhorar a aquisição e o tratamento de dados, a organização das etapas do projeto e a clareza na identificação de problemas ao longo do processo. Com isso, será possível visualizar com maior precisão as soluções mais adequadas e garantir um desenvolvimento mais estruturado e eficaz.</w:t>
      </w:r>
      <w:r w:rsidR="00765AFC">
        <w:rPr>
          <w:rFonts w:cs="Arial"/>
          <w:color w:val="0D0D0D" w:themeColor="text1" w:themeTint="F2"/>
          <w:szCs w:val="24"/>
        </w:rPr>
        <w:br w:type="page"/>
      </w:r>
    </w:p>
    <w:p w14:paraId="2543AA05" w14:textId="06C3DC01" w:rsidR="00216A11" w:rsidRPr="00765AFC" w:rsidRDefault="000B4555" w:rsidP="000B4555">
      <w:pPr>
        <w:pStyle w:val="Ttulo2"/>
        <w:numPr>
          <w:ilvl w:val="0"/>
          <w:numId w:val="0"/>
        </w:numPr>
        <w:rPr>
          <w:rFonts w:ascii="Arial" w:hAnsi="Arial" w:cs="Arial"/>
          <w:b/>
          <w:bCs/>
          <w:color w:val="000000" w:themeColor="text1"/>
          <w:sz w:val="24"/>
          <w:szCs w:val="24"/>
        </w:rPr>
      </w:pPr>
      <w:bookmarkStart w:id="46" w:name="_Toc214634588"/>
      <w:bookmarkStart w:id="47" w:name="_Toc216250618"/>
      <w:r>
        <w:rPr>
          <w:rFonts w:ascii="Arial" w:hAnsi="Arial" w:cs="Arial"/>
          <w:b/>
          <w:bCs/>
          <w:color w:val="000000" w:themeColor="text1"/>
          <w:sz w:val="24"/>
          <w:szCs w:val="24"/>
        </w:rPr>
        <w:t xml:space="preserve">2.1 </w:t>
      </w:r>
      <w:r w:rsidR="00216A11" w:rsidRPr="00765AFC">
        <w:rPr>
          <w:rFonts w:ascii="Arial" w:hAnsi="Arial" w:cs="Arial"/>
          <w:b/>
          <w:bCs/>
          <w:color w:val="000000" w:themeColor="text1"/>
          <w:sz w:val="24"/>
          <w:szCs w:val="24"/>
        </w:rPr>
        <w:t>Técnicas de Levantamento de Requisitos</w:t>
      </w:r>
      <w:bookmarkEnd w:id="46"/>
      <w:bookmarkEnd w:id="47"/>
    </w:p>
    <w:p w14:paraId="35083411" w14:textId="01B1CE89" w:rsidR="00C8211E" w:rsidRPr="00C8211E" w:rsidRDefault="00830A73" w:rsidP="00CC06D3">
      <w:pPr>
        <w:spacing w:after="0"/>
        <w:ind w:firstLine="709"/>
        <w:rPr>
          <w:rFonts w:cs="Arial"/>
          <w:color w:val="0D0D0D" w:themeColor="text1" w:themeTint="F2"/>
          <w:szCs w:val="24"/>
        </w:rPr>
      </w:pPr>
      <w:r w:rsidRPr="00F52E9B">
        <w:rPr>
          <w:rFonts w:cs="Arial"/>
          <w:color w:val="0D0D0D" w:themeColor="text1" w:themeTint="F2"/>
          <w:szCs w:val="24"/>
        </w:rPr>
        <w:t xml:space="preserve">Para que se possa desenvolver um software é preciso primeiro saber quais funcionalidades vão ser implementadas nele, </w:t>
      </w:r>
      <w:r w:rsidR="00BB5EA2" w:rsidRPr="00F52E9B">
        <w:rPr>
          <w:rFonts w:cs="Arial"/>
          <w:color w:val="0D0D0D" w:themeColor="text1" w:themeTint="F2"/>
          <w:szCs w:val="24"/>
        </w:rPr>
        <w:t>O processo para descobrir esses requisitos é chamado engenharia de requisitos (RE, do inglês requirements</w:t>
      </w:r>
      <w:r w:rsidR="00F52E9B">
        <w:rPr>
          <w:rFonts w:cs="Arial"/>
          <w:color w:val="0D0D0D" w:themeColor="text1" w:themeTint="F2"/>
          <w:szCs w:val="24"/>
        </w:rPr>
        <w:t xml:space="preserve"> </w:t>
      </w:r>
      <w:r w:rsidR="00BB5EA2" w:rsidRPr="00F52E9B">
        <w:rPr>
          <w:rFonts w:cs="Arial"/>
          <w:color w:val="0D0D0D" w:themeColor="text1" w:themeTint="F2"/>
          <w:szCs w:val="24"/>
        </w:rPr>
        <w:t xml:space="preserve">engineering), </w:t>
      </w:r>
      <w:r w:rsidRPr="00F52E9B">
        <w:rPr>
          <w:rFonts w:cs="Arial"/>
          <w:color w:val="0D0D0D" w:themeColor="text1" w:themeTint="F2"/>
          <w:szCs w:val="24"/>
        </w:rPr>
        <w:t>para isso se utiliza técnicas</w:t>
      </w:r>
      <w:r w:rsidR="00BB5EA2" w:rsidRPr="00F52E9B">
        <w:rPr>
          <w:rFonts w:cs="Arial"/>
          <w:color w:val="0D0D0D" w:themeColor="text1" w:themeTint="F2"/>
          <w:szCs w:val="24"/>
        </w:rPr>
        <w:t xml:space="preserve"> que </w:t>
      </w:r>
      <w:r w:rsidRPr="00F52E9B">
        <w:rPr>
          <w:rFonts w:cs="Arial"/>
          <w:color w:val="0D0D0D" w:themeColor="text1" w:themeTint="F2"/>
          <w:szCs w:val="24"/>
        </w:rPr>
        <w:t xml:space="preserve">consistem em adquirir as funções que o usuário, cliente ou sistema vai precisar que o aplicativo tenha. </w:t>
      </w:r>
      <w:r w:rsidR="00A207C2" w:rsidRPr="00F52E9B">
        <w:rPr>
          <w:rFonts w:cs="Arial"/>
          <w:color w:val="0D0D0D" w:themeColor="text1" w:themeTint="F2"/>
          <w:szCs w:val="24"/>
        </w:rPr>
        <w:t>(SOMMERVILLE, 2011, p. 57).</w:t>
      </w:r>
    </w:p>
    <w:p w14:paraId="1799E883" w14:textId="1D4D0329" w:rsidR="00C8211E" w:rsidRPr="00C8211E" w:rsidRDefault="007403EA" w:rsidP="00CC06D3">
      <w:pPr>
        <w:spacing w:after="0"/>
        <w:ind w:firstLine="709"/>
        <w:rPr>
          <w:rFonts w:cs="Arial"/>
          <w:color w:val="0D0D0D" w:themeColor="text1" w:themeTint="F2"/>
          <w:szCs w:val="24"/>
        </w:rPr>
      </w:pPr>
      <w:r w:rsidRPr="00F52E9B">
        <w:rPr>
          <w:rFonts w:cs="Arial"/>
          <w:color w:val="0D0D0D" w:themeColor="text1" w:themeTint="F2"/>
          <w:szCs w:val="24"/>
        </w:rPr>
        <w:t>O termo requisito apresenta dois extremos. De um lado, temos uma ideia abstrata sobre o que é necessário no sistema, sem soluções específicas. Por outro lado, existe a definição detalhada e formal de uma função do sistema, que passa a ser algo concreto capaz de atender a uma demanda (SOMMERVILLE, 2011, p. 57).</w:t>
      </w:r>
    </w:p>
    <w:p w14:paraId="2F7B2B4A" w14:textId="0679BA37" w:rsidR="007403EA" w:rsidRDefault="007403EA" w:rsidP="00C8211E">
      <w:pPr>
        <w:spacing w:after="0"/>
        <w:ind w:firstLine="709"/>
        <w:rPr>
          <w:rFonts w:cs="Arial"/>
          <w:color w:val="0D0D0D" w:themeColor="text1" w:themeTint="F2"/>
          <w:szCs w:val="24"/>
        </w:rPr>
      </w:pPr>
      <w:r w:rsidRPr="00F52E9B">
        <w:rPr>
          <w:rFonts w:cs="Arial"/>
          <w:color w:val="0D0D0D" w:themeColor="text1" w:themeTint="F2"/>
          <w:szCs w:val="24"/>
        </w:rPr>
        <w:t>Conforme citado por SOMMERVILLE (2011, p. 57</w:t>
      </w:r>
      <w:r w:rsidR="00F52E9B">
        <w:rPr>
          <w:rFonts w:cs="Arial"/>
          <w:color w:val="0D0D0D" w:themeColor="text1" w:themeTint="F2"/>
          <w:szCs w:val="24"/>
        </w:rPr>
        <w:t xml:space="preserve"> apud </w:t>
      </w:r>
      <w:r w:rsidR="00F52E9B" w:rsidRPr="00F52E9B">
        <w:rPr>
          <w:rFonts w:cs="Arial"/>
          <w:color w:val="0D0D0D" w:themeColor="text1" w:themeTint="F2"/>
          <w:szCs w:val="24"/>
        </w:rPr>
        <w:t>Davis (1993)</w:t>
      </w:r>
      <w:r w:rsidRPr="00F52E9B">
        <w:rPr>
          <w:rFonts w:cs="Arial"/>
          <w:color w:val="0D0D0D" w:themeColor="text1" w:themeTint="F2"/>
          <w:szCs w:val="24"/>
        </w:rPr>
        <w:t>), explica por que essas diferenças existem:</w:t>
      </w:r>
    </w:p>
    <w:p w14:paraId="49F453B0" w14:textId="77777777" w:rsidR="00C8211E" w:rsidRPr="00C8211E" w:rsidRDefault="00C8211E" w:rsidP="00C8211E">
      <w:pPr>
        <w:spacing w:after="0"/>
        <w:ind w:firstLine="709"/>
        <w:rPr>
          <w:rFonts w:cs="Arial"/>
          <w:color w:val="0D0D0D" w:themeColor="text1" w:themeTint="F2"/>
          <w:szCs w:val="24"/>
        </w:rPr>
      </w:pPr>
    </w:p>
    <w:p w14:paraId="23388409" w14:textId="1BDC7FB8" w:rsidR="007403EA" w:rsidRPr="00F52E9B" w:rsidRDefault="007403EA" w:rsidP="00F52E9B">
      <w:pPr>
        <w:spacing w:after="0" w:line="240" w:lineRule="auto"/>
        <w:ind w:left="2268"/>
        <w:contextualSpacing/>
        <w:jc w:val="left"/>
        <w:rPr>
          <w:sz w:val="20"/>
          <w:szCs w:val="20"/>
        </w:rPr>
      </w:pPr>
      <w:r w:rsidRPr="00F52E9B">
        <w:rPr>
          <w:sz w:val="20"/>
          <w:szCs w:val="20"/>
        </w:rPr>
        <w:t>Se uma empresa pretende fechar um contrato para um projeto de desenvolvimento de software de grande porte, deve definir as necessidades de forma abstrata o suficiente para que a solução para essas necessidades não seja predefinida. Os requisitos precisam ser escritos de modo que vários contratantes possam concorrer pelo contrato e oferecer diferentes maneiras de atender às necessidades da organização do cliente. Uma vez que o contrato tenha sido adjudicado, o contratante deve escrever para o cliente uma definição mais detalhada do sistema, para que este entenda e possa validar o que o software fará. Ambos os documentos podem ser chamados documentos de requisitos para o sistema.</w:t>
      </w:r>
    </w:p>
    <w:p w14:paraId="32372604" w14:textId="77777777" w:rsidR="00D41AEE" w:rsidRDefault="00D41AEE" w:rsidP="00C8211E">
      <w:pPr>
        <w:spacing w:after="0"/>
        <w:ind w:firstLine="709"/>
        <w:contextualSpacing/>
        <w:jc w:val="left"/>
        <w:rPr>
          <w:sz w:val="20"/>
          <w:szCs w:val="20"/>
        </w:rPr>
      </w:pPr>
    </w:p>
    <w:p w14:paraId="063CE24A" w14:textId="69B5409A" w:rsidR="001E5D0C" w:rsidRDefault="00D41AEE" w:rsidP="00C8211E">
      <w:pPr>
        <w:spacing w:after="0"/>
        <w:ind w:firstLine="709"/>
        <w:rPr>
          <w:rFonts w:cs="Arial"/>
          <w:color w:val="0D0D0D" w:themeColor="text1" w:themeTint="F2"/>
          <w:szCs w:val="24"/>
        </w:rPr>
      </w:pPr>
      <w:r w:rsidRPr="00F52E9B">
        <w:rPr>
          <w:rFonts w:cs="Arial"/>
          <w:color w:val="0D0D0D" w:themeColor="text1" w:themeTint="F2"/>
          <w:szCs w:val="24"/>
        </w:rPr>
        <w:t>Os requisitos é a parte fundamental do sistema, ele é o escopo do projeto que vai definir o que o sistema deve fazer e quais as suas restrições, servindo como um guia na implementação de teste</w:t>
      </w:r>
      <w:r w:rsidR="00C161B7" w:rsidRPr="00F52E9B">
        <w:rPr>
          <w:rFonts w:cs="Arial"/>
          <w:color w:val="0D0D0D" w:themeColor="text1" w:themeTint="F2"/>
          <w:szCs w:val="24"/>
        </w:rPr>
        <w:t>.</w:t>
      </w:r>
    </w:p>
    <w:p w14:paraId="5EC6C93B" w14:textId="3E3365B8" w:rsidR="00F33D09" w:rsidRDefault="00F33D09" w:rsidP="00C8211E">
      <w:pPr>
        <w:spacing w:after="0"/>
        <w:ind w:firstLine="709"/>
      </w:pPr>
      <w:r>
        <w:br w:type="page"/>
      </w:r>
    </w:p>
    <w:p w14:paraId="596AA92A" w14:textId="5283AEDE" w:rsidR="00122486" w:rsidRPr="00F33D09" w:rsidRDefault="000B4555" w:rsidP="000B4555">
      <w:pPr>
        <w:pStyle w:val="Ttulo2"/>
        <w:numPr>
          <w:ilvl w:val="0"/>
          <w:numId w:val="0"/>
        </w:numPr>
        <w:spacing w:after="160"/>
        <w:rPr>
          <w:rFonts w:ascii="Arial" w:hAnsi="Arial" w:cs="Arial"/>
          <w:b/>
          <w:bCs/>
          <w:color w:val="0D0D0D" w:themeColor="text1" w:themeTint="F2"/>
          <w:sz w:val="24"/>
          <w:szCs w:val="24"/>
        </w:rPr>
      </w:pPr>
      <w:bookmarkStart w:id="48" w:name="_Toc214634589"/>
      <w:bookmarkStart w:id="49" w:name="_Toc216250619"/>
      <w:r>
        <w:rPr>
          <w:rFonts w:ascii="Arial" w:hAnsi="Arial" w:cs="Arial"/>
          <w:b/>
          <w:bCs/>
          <w:color w:val="000000" w:themeColor="text1"/>
          <w:sz w:val="24"/>
          <w:szCs w:val="24"/>
        </w:rPr>
        <w:t>2</w:t>
      </w:r>
      <w:r w:rsidR="00E52397">
        <w:rPr>
          <w:rFonts w:ascii="Arial" w:hAnsi="Arial" w:cs="Arial"/>
          <w:b/>
          <w:bCs/>
          <w:color w:val="000000" w:themeColor="text1"/>
          <w:sz w:val="24"/>
          <w:szCs w:val="24"/>
        </w:rPr>
        <w:t>.</w:t>
      </w:r>
      <w:r>
        <w:rPr>
          <w:rFonts w:ascii="Arial" w:hAnsi="Arial" w:cs="Arial"/>
          <w:b/>
          <w:bCs/>
          <w:color w:val="000000" w:themeColor="text1"/>
          <w:sz w:val="24"/>
          <w:szCs w:val="24"/>
        </w:rPr>
        <w:t xml:space="preserve">2 </w:t>
      </w:r>
      <w:r w:rsidR="00216A11" w:rsidRPr="00F33D09">
        <w:rPr>
          <w:rFonts w:ascii="Arial" w:hAnsi="Arial" w:cs="Arial"/>
          <w:b/>
          <w:bCs/>
          <w:color w:val="000000" w:themeColor="text1"/>
          <w:sz w:val="24"/>
          <w:szCs w:val="24"/>
        </w:rPr>
        <w:t>Especificação dos Requisitos Funcionais</w:t>
      </w:r>
      <w:bookmarkEnd w:id="48"/>
      <w:bookmarkEnd w:id="49"/>
    </w:p>
    <w:p w14:paraId="25422688" w14:textId="4A4D5FEA" w:rsidR="00360006" w:rsidRDefault="00CD0DE3" w:rsidP="00034B96">
      <w:pPr>
        <w:spacing w:after="0"/>
        <w:ind w:firstLine="709"/>
        <w:rPr>
          <w:rFonts w:cs="Arial"/>
          <w:color w:val="0D0D0D" w:themeColor="text1" w:themeTint="F2"/>
          <w:szCs w:val="24"/>
        </w:rPr>
      </w:pPr>
      <w:r w:rsidRPr="00BE2CD5">
        <w:rPr>
          <w:rFonts w:cs="Arial"/>
          <w:color w:val="0D0D0D" w:themeColor="text1" w:themeTint="F2"/>
          <w:szCs w:val="24"/>
        </w:rPr>
        <w:t>Requisitos Funcionais são aquilo que o sistema faz, ou seja,</w:t>
      </w:r>
      <w:r w:rsidR="00B4221D" w:rsidRPr="00BE2CD5">
        <w:rPr>
          <w:rFonts w:cs="Arial"/>
          <w:color w:val="0D0D0D" w:themeColor="text1" w:themeTint="F2"/>
          <w:szCs w:val="24"/>
        </w:rPr>
        <w:t xml:space="preserve"> </w:t>
      </w:r>
      <w:r w:rsidRPr="00BE2CD5">
        <w:rPr>
          <w:rFonts w:cs="Arial"/>
          <w:color w:val="0D0D0D" w:themeColor="text1" w:themeTint="F2"/>
          <w:szCs w:val="24"/>
        </w:rPr>
        <w:t>funcionalidades</w:t>
      </w:r>
      <w:r w:rsidR="003C4870" w:rsidRPr="00BE2CD5">
        <w:rPr>
          <w:rFonts w:cs="Arial"/>
          <w:color w:val="0D0D0D" w:themeColor="text1" w:themeTint="F2"/>
          <w:szCs w:val="24"/>
        </w:rPr>
        <w:t xml:space="preserve"> que o sistema deve executar</w:t>
      </w:r>
      <w:r w:rsidRPr="00BE2CD5">
        <w:rPr>
          <w:rFonts w:cs="Arial"/>
          <w:color w:val="0D0D0D" w:themeColor="text1" w:themeTint="F2"/>
          <w:szCs w:val="24"/>
        </w:rPr>
        <w:t>, através de comportamento, ações, processos e interações seja de forma automática ou por meio da interação do usuário</w:t>
      </w:r>
      <w:r w:rsidR="00B4221D" w:rsidRPr="00BE2CD5">
        <w:rPr>
          <w:rFonts w:cs="Arial"/>
          <w:color w:val="0D0D0D" w:themeColor="text1" w:themeTint="F2"/>
          <w:szCs w:val="24"/>
        </w:rPr>
        <w:t xml:space="preserve">. </w:t>
      </w:r>
      <w:r w:rsidR="00E343EF" w:rsidRPr="00BE2CD5">
        <w:rPr>
          <w:rFonts w:cs="Arial"/>
          <w:color w:val="0D0D0D" w:themeColor="text1" w:themeTint="F2"/>
          <w:szCs w:val="24"/>
        </w:rPr>
        <w:t>Elas podem ser requisitos gerais que abrangem o sistema todo ou específicos em determinadas funções que não interfere em sistema todo (SOMMERVILLE, 2011, p. 59).</w:t>
      </w:r>
      <w:r w:rsidR="00360006">
        <w:rPr>
          <w:rFonts w:cs="Arial"/>
          <w:color w:val="0D0D0D" w:themeColor="text1" w:themeTint="F2"/>
          <w:szCs w:val="24"/>
        </w:rPr>
        <w:br w:type="page"/>
      </w:r>
    </w:p>
    <w:p w14:paraId="1E9AF455" w14:textId="207360BA" w:rsidR="00360006" w:rsidRPr="00CC06D3" w:rsidRDefault="00360006" w:rsidP="00360006">
      <w:pPr>
        <w:pStyle w:val="Ttulo3"/>
        <w:numPr>
          <w:ilvl w:val="0"/>
          <w:numId w:val="0"/>
        </w:numPr>
        <w:rPr>
          <w:b/>
          <w:bCs/>
          <w:color w:val="0D0D0D" w:themeColor="text1" w:themeTint="F2"/>
          <w:sz w:val="24"/>
          <w:szCs w:val="24"/>
        </w:rPr>
      </w:pPr>
      <w:bookmarkStart w:id="50" w:name="_Toc216250620"/>
      <w:r>
        <w:rPr>
          <w:b/>
          <w:bCs/>
          <w:color w:val="0D0D0D" w:themeColor="text1" w:themeTint="F2"/>
          <w:sz w:val="24"/>
          <w:szCs w:val="24"/>
        </w:rPr>
        <w:t xml:space="preserve">2.2.1 </w:t>
      </w:r>
      <w:r w:rsidRPr="00914078">
        <w:rPr>
          <w:b/>
          <w:bCs/>
          <w:color w:val="0D0D0D" w:themeColor="text1" w:themeTint="F2"/>
          <w:sz w:val="24"/>
          <w:szCs w:val="24"/>
        </w:rPr>
        <w:t>Requisitos Funcionais – Reda+</w:t>
      </w:r>
      <w:bookmarkEnd w:id="50"/>
    </w:p>
    <w:p w14:paraId="0E6A78D5" w14:textId="77777777" w:rsidR="00034B96" w:rsidRPr="00034B96" w:rsidRDefault="00034B96" w:rsidP="00034B96">
      <w:pPr>
        <w:spacing w:after="0"/>
        <w:ind w:firstLine="709"/>
        <w:rPr>
          <w:rFonts w:cs="Arial"/>
          <w:color w:val="0D0D0D" w:themeColor="text1" w:themeTint="F2"/>
          <w:szCs w:val="24"/>
        </w:rPr>
      </w:pPr>
    </w:p>
    <w:p w14:paraId="01FC826A" w14:textId="42305ADB" w:rsidR="00B4221D" w:rsidRDefault="005A10E7" w:rsidP="00BE2CD5">
      <w:pPr>
        <w:spacing w:after="0" w:line="240" w:lineRule="auto"/>
        <w:contextualSpacing/>
        <w:jc w:val="center"/>
        <w:rPr>
          <w:b/>
          <w:bCs/>
        </w:rPr>
      </w:pPr>
      <w:r>
        <w:rPr>
          <w:b/>
          <w:bCs/>
        </w:rPr>
        <w:t>Tabela 1 -</w:t>
      </w:r>
      <w:r w:rsidR="00310041">
        <w:rPr>
          <w:b/>
          <w:bCs/>
        </w:rPr>
        <w:t>Requisitos Funcionais</w:t>
      </w:r>
      <w:r w:rsidR="00CA0D76">
        <w:rPr>
          <w:b/>
          <w:bCs/>
        </w:rPr>
        <w:t xml:space="preserve"> – Reda+</w:t>
      </w:r>
    </w:p>
    <w:p w14:paraId="7456E7CA" w14:textId="77777777" w:rsidR="003A05AF" w:rsidRDefault="003A05AF" w:rsidP="00830A73">
      <w:pPr>
        <w:spacing w:after="0" w:line="240" w:lineRule="auto"/>
        <w:contextualSpacing/>
        <w:jc w:val="left"/>
        <w:rPr>
          <w:b/>
          <w:bCs/>
          <w:u w:val="single"/>
        </w:rPr>
      </w:pPr>
    </w:p>
    <w:tbl>
      <w:tblPr>
        <w:tblStyle w:val="Tabelacomgrade"/>
        <w:tblW w:w="0" w:type="auto"/>
        <w:tblLook w:val="04A0" w:firstRow="1" w:lastRow="0" w:firstColumn="1" w:lastColumn="0" w:noHBand="0" w:noVBand="1"/>
      </w:tblPr>
      <w:tblGrid>
        <w:gridCol w:w="2405"/>
        <w:gridCol w:w="4961"/>
        <w:gridCol w:w="1695"/>
      </w:tblGrid>
      <w:tr w:rsidR="003A05AF" w:rsidRPr="00A3081E" w14:paraId="46658DDF" w14:textId="77777777" w:rsidTr="003A05AF">
        <w:trPr>
          <w:trHeight w:val="292"/>
        </w:trPr>
        <w:tc>
          <w:tcPr>
            <w:tcW w:w="2405" w:type="dxa"/>
            <w:shd w:val="clear" w:color="auto" w:fill="D9D9D9" w:themeFill="background1" w:themeFillShade="D9"/>
          </w:tcPr>
          <w:p w14:paraId="78C36497" w14:textId="77777777" w:rsidR="003A05AF" w:rsidRPr="00A3081E" w:rsidRDefault="003A05AF" w:rsidP="00903F45">
            <w:pPr>
              <w:jc w:val="center"/>
              <w:rPr>
                <w:b/>
              </w:rPr>
            </w:pPr>
            <w:r w:rsidRPr="00A3081E">
              <w:rPr>
                <w:b/>
              </w:rPr>
              <w:t>Requisito</w:t>
            </w:r>
          </w:p>
        </w:tc>
        <w:tc>
          <w:tcPr>
            <w:tcW w:w="4961" w:type="dxa"/>
            <w:shd w:val="clear" w:color="auto" w:fill="D9D9D9" w:themeFill="background1" w:themeFillShade="D9"/>
          </w:tcPr>
          <w:p w14:paraId="7AF6E937" w14:textId="77777777" w:rsidR="003A05AF" w:rsidRPr="00A3081E" w:rsidRDefault="003A05AF" w:rsidP="00903F45">
            <w:pPr>
              <w:jc w:val="center"/>
              <w:rPr>
                <w:b/>
              </w:rPr>
            </w:pPr>
            <w:r w:rsidRPr="00A3081E">
              <w:rPr>
                <w:b/>
              </w:rPr>
              <w:t>Descrição</w:t>
            </w:r>
          </w:p>
        </w:tc>
        <w:tc>
          <w:tcPr>
            <w:tcW w:w="1695" w:type="dxa"/>
            <w:shd w:val="clear" w:color="auto" w:fill="D9D9D9" w:themeFill="background1" w:themeFillShade="D9"/>
          </w:tcPr>
          <w:p w14:paraId="6D5DE6A1" w14:textId="77777777" w:rsidR="003A05AF" w:rsidRPr="00A3081E" w:rsidRDefault="003A05AF" w:rsidP="00903F45">
            <w:pPr>
              <w:jc w:val="center"/>
              <w:rPr>
                <w:b/>
              </w:rPr>
            </w:pPr>
            <w:r w:rsidRPr="00A3081E">
              <w:rPr>
                <w:b/>
              </w:rPr>
              <w:t>Prioridade</w:t>
            </w:r>
          </w:p>
        </w:tc>
      </w:tr>
      <w:tr w:rsidR="003A05AF" w14:paraId="755CF8C8" w14:textId="77777777" w:rsidTr="003A05AF">
        <w:trPr>
          <w:trHeight w:val="2182"/>
        </w:trPr>
        <w:tc>
          <w:tcPr>
            <w:tcW w:w="2405" w:type="dxa"/>
          </w:tcPr>
          <w:p w14:paraId="410086B1" w14:textId="77777777" w:rsidR="003A05AF" w:rsidRDefault="003A05AF" w:rsidP="00F54DBE">
            <w:pPr>
              <w:spacing w:line="240" w:lineRule="auto"/>
            </w:pPr>
            <w:r w:rsidRPr="00485B8B">
              <w:t>[RF001] Prover tela de cadastro de usuário</w:t>
            </w:r>
          </w:p>
        </w:tc>
        <w:tc>
          <w:tcPr>
            <w:tcW w:w="4961" w:type="dxa"/>
          </w:tcPr>
          <w:p w14:paraId="4C3C169B" w14:textId="4DEE0417" w:rsidR="003A05AF" w:rsidRDefault="003A05AF" w:rsidP="003A05AF">
            <w:pPr>
              <w:spacing w:line="240" w:lineRule="auto"/>
            </w:pPr>
            <w:r w:rsidRPr="0001580C">
              <w:t>A tela de cadastro exibirá campos para nome completo, e-mail e senha, além do botão de cadastrar. O e-mail deve ser válido e a senha deve ter no mínimo 8 caracteres alfanuméricos, sem espaços ou caracteres especiais. Um aviso será exibido caso algum campo esteja incorreto ou vazio.</w:t>
            </w:r>
          </w:p>
        </w:tc>
        <w:tc>
          <w:tcPr>
            <w:tcW w:w="1695" w:type="dxa"/>
          </w:tcPr>
          <w:p w14:paraId="383C1E23" w14:textId="77777777" w:rsidR="003A05AF" w:rsidRDefault="003A05AF" w:rsidP="00903F45">
            <w:r>
              <w:t>Alta</w:t>
            </w:r>
          </w:p>
        </w:tc>
      </w:tr>
      <w:tr w:rsidR="003A05AF" w14:paraId="3450E51B" w14:textId="77777777" w:rsidTr="003A05AF">
        <w:trPr>
          <w:trHeight w:val="1831"/>
        </w:trPr>
        <w:tc>
          <w:tcPr>
            <w:tcW w:w="2405" w:type="dxa"/>
          </w:tcPr>
          <w:p w14:paraId="0AC10938" w14:textId="553D69D4" w:rsidR="003A05AF" w:rsidRDefault="003A05AF" w:rsidP="00F54DBE">
            <w:pPr>
              <w:spacing w:line="240" w:lineRule="auto"/>
            </w:pPr>
            <w:r w:rsidRPr="0001580C">
              <w:t>[RF002]</w:t>
            </w:r>
            <w:r>
              <w:t xml:space="preserve"> </w:t>
            </w:r>
            <w:r w:rsidRPr="0001580C">
              <w:t>Verificar informações do cadastro</w:t>
            </w:r>
          </w:p>
        </w:tc>
        <w:tc>
          <w:tcPr>
            <w:tcW w:w="4961" w:type="dxa"/>
          </w:tcPr>
          <w:p w14:paraId="2A8B66DD" w14:textId="77777777" w:rsidR="003A05AF" w:rsidRDefault="003A05AF" w:rsidP="003A05AF">
            <w:pPr>
              <w:spacing w:line="240" w:lineRule="auto"/>
            </w:pPr>
            <w:r>
              <w:t>Ao clicar em cadastrar, o sistema validará todos os campos. Campos obrigatórios não podem estar vazios, o e-mail deve ter formato válido e a senha deve atender às regras de segurança Mensagens de erro serão exibidas em caso de inconsistência.</w:t>
            </w:r>
          </w:p>
        </w:tc>
        <w:tc>
          <w:tcPr>
            <w:tcW w:w="1695" w:type="dxa"/>
          </w:tcPr>
          <w:p w14:paraId="40F5E4A2" w14:textId="77777777" w:rsidR="003A05AF" w:rsidRDefault="003A05AF" w:rsidP="00903F45">
            <w:r>
              <w:t>Alta</w:t>
            </w:r>
          </w:p>
        </w:tc>
      </w:tr>
      <w:tr w:rsidR="003A05AF" w14:paraId="0CD04D74" w14:textId="77777777" w:rsidTr="003A05AF">
        <w:trPr>
          <w:trHeight w:val="1829"/>
        </w:trPr>
        <w:tc>
          <w:tcPr>
            <w:tcW w:w="2405" w:type="dxa"/>
          </w:tcPr>
          <w:p w14:paraId="1E7216E0" w14:textId="77777777" w:rsidR="003A05AF" w:rsidRDefault="003A05AF" w:rsidP="003A05AF">
            <w:pPr>
              <w:spacing w:line="240" w:lineRule="auto"/>
            </w:pPr>
            <w:r w:rsidRPr="0001580C">
              <w:t>[RF003] Prover tela de login</w:t>
            </w:r>
          </w:p>
        </w:tc>
        <w:tc>
          <w:tcPr>
            <w:tcW w:w="4961" w:type="dxa"/>
          </w:tcPr>
          <w:p w14:paraId="19E44F97" w14:textId="10E618E4" w:rsidR="003A05AF" w:rsidRDefault="003A05AF" w:rsidP="003A05AF">
            <w:pPr>
              <w:spacing w:line="240" w:lineRule="auto"/>
            </w:pPr>
            <w:r w:rsidRPr="0001580C">
              <w:t>A tela de login terá os campos usuário</w:t>
            </w:r>
            <w:r>
              <w:t xml:space="preserve">: </w:t>
            </w:r>
            <w:r w:rsidRPr="0001580C">
              <w:t>e-mail e senha, além das opções “Esqueceu a senha?” e “Cadastrar”. O e-mail</w:t>
            </w:r>
            <w:r>
              <w:t>, nome</w:t>
            </w:r>
            <w:r w:rsidRPr="0001580C">
              <w:t xml:space="preserve"> e a senha</w:t>
            </w:r>
            <w:r>
              <w:t xml:space="preserve"> deve ser válido no sistema</w:t>
            </w:r>
            <w:r w:rsidRPr="0001580C">
              <w:t>. Mensagem de erro será exibida em caso de login inválido.</w:t>
            </w:r>
          </w:p>
        </w:tc>
        <w:tc>
          <w:tcPr>
            <w:tcW w:w="1695" w:type="dxa"/>
          </w:tcPr>
          <w:p w14:paraId="66CE20E1" w14:textId="77777777" w:rsidR="003A05AF" w:rsidRDefault="003A05AF" w:rsidP="003A05AF">
            <w:pPr>
              <w:spacing w:line="240" w:lineRule="auto"/>
            </w:pPr>
            <w:r>
              <w:t>Alta</w:t>
            </w:r>
          </w:p>
        </w:tc>
      </w:tr>
      <w:tr w:rsidR="003A05AF" w14:paraId="587849CB" w14:textId="77777777" w:rsidTr="003A05AF">
        <w:trPr>
          <w:trHeight w:val="1543"/>
        </w:trPr>
        <w:tc>
          <w:tcPr>
            <w:tcW w:w="2405" w:type="dxa"/>
          </w:tcPr>
          <w:p w14:paraId="2E381C54" w14:textId="77777777" w:rsidR="003A05AF" w:rsidRPr="0001580C" w:rsidRDefault="003A05AF" w:rsidP="003A05AF">
            <w:pPr>
              <w:spacing w:line="240" w:lineRule="auto"/>
            </w:pPr>
            <w:r w:rsidRPr="0001580C">
              <w:t xml:space="preserve">[RF004] Prover </w:t>
            </w:r>
            <w:r>
              <w:t xml:space="preserve">tela de </w:t>
            </w:r>
            <w:r w:rsidRPr="0001580C">
              <w:t>recuperação de senha</w:t>
            </w:r>
          </w:p>
        </w:tc>
        <w:tc>
          <w:tcPr>
            <w:tcW w:w="4961" w:type="dxa"/>
          </w:tcPr>
          <w:p w14:paraId="39A39D68" w14:textId="77777777" w:rsidR="003A05AF" w:rsidRPr="0001580C" w:rsidRDefault="003A05AF" w:rsidP="003A05AF">
            <w:pPr>
              <w:spacing w:line="240" w:lineRule="auto"/>
            </w:pPr>
            <w:r w:rsidRPr="0001580C">
              <w:t>Permitir que o usuário recupere a senha através do e-mail cadastrado. A tela terá o campo de e-mail e o botão para enviar link de redefinição. Mensagem de confirmação será exibida após envio.</w:t>
            </w:r>
          </w:p>
        </w:tc>
        <w:tc>
          <w:tcPr>
            <w:tcW w:w="1695" w:type="dxa"/>
          </w:tcPr>
          <w:p w14:paraId="54DA5EEB" w14:textId="77777777" w:rsidR="003A05AF" w:rsidRDefault="003A05AF" w:rsidP="003A05AF">
            <w:pPr>
              <w:spacing w:line="240" w:lineRule="auto"/>
            </w:pPr>
            <w:r>
              <w:t>Alta</w:t>
            </w:r>
          </w:p>
        </w:tc>
      </w:tr>
      <w:tr w:rsidR="003A05AF" w14:paraId="3640BF4C" w14:textId="77777777" w:rsidTr="003A05AF">
        <w:trPr>
          <w:trHeight w:val="1835"/>
        </w:trPr>
        <w:tc>
          <w:tcPr>
            <w:tcW w:w="2405" w:type="dxa"/>
          </w:tcPr>
          <w:p w14:paraId="19B3C438" w14:textId="77777777" w:rsidR="003A05AF" w:rsidRPr="0001580C" w:rsidRDefault="003A05AF" w:rsidP="003A05AF">
            <w:pPr>
              <w:spacing w:line="240" w:lineRule="auto"/>
            </w:pPr>
            <w:r>
              <w:t>[RF005] Prover tela inicial</w:t>
            </w:r>
          </w:p>
        </w:tc>
        <w:tc>
          <w:tcPr>
            <w:tcW w:w="4961" w:type="dxa"/>
          </w:tcPr>
          <w:p w14:paraId="207B5929" w14:textId="77777777" w:rsidR="003A05AF" w:rsidRPr="0001580C" w:rsidRDefault="003A05AF" w:rsidP="003A05AF">
            <w:pPr>
              <w:spacing w:line="240" w:lineRule="auto"/>
            </w:pPr>
            <w:r w:rsidRPr="00B578B3">
              <w:t xml:space="preserve">A tela </w:t>
            </w:r>
            <w:r>
              <w:t>inicial vai funcionar</w:t>
            </w:r>
            <w:r w:rsidRPr="00B578B3">
              <w:t xml:space="preserve"> como painel principal do sistema. Ela mostrará uma saudação com o nome do usuário, resumo do progresso e botões para acessar Redação, Modelos, Desempenho, Histórico, Acervo e Configurações</w:t>
            </w:r>
          </w:p>
        </w:tc>
        <w:tc>
          <w:tcPr>
            <w:tcW w:w="1695" w:type="dxa"/>
          </w:tcPr>
          <w:p w14:paraId="371831F1" w14:textId="77777777" w:rsidR="003A05AF" w:rsidRDefault="003A05AF" w:rsidP="003A05AF">
            <w:pPr>
              <w:spacing w:line="240" w:lineRule="auto"/>
            </w:pPr>
            <w:r>
              <w:t>Alta</w:t>
            </w:r>
          </w:p>
        </w:tc>
      </w:tr>
      <w:tr w:rsidR="003A05AF" w14:paraId="3AA2B9B5" w14:textId="77777777" w:rsidTr="003A05AF">
        <w:trPr>
          <w:trHeight w:val="895"/>
        </w:trPr>
        <w:tc>
          <w:tcPr>
            <w:tcW w:w="2405" w:type="dxa"/>
          </w:tcPr>
          <w:p w14:paraId="6CF78ACB" w14:textId="77777777" w:rsidR="003A05AF" w:rsidRPr="0001580C" w:rsidRDefault="003A05AF" w:rsidP="003A05AF">
            <w:pPr>
              <w:spacing w:line="240" w:lineRule="auto"/>
            </w:pPr>
            <w:r w:rsidRPr="0001580C">
              <w:t xml:space="preserve">[RF006] </w:t>
            </w:r>
            <w:r>
              <w:t>Prover</w:t>
            </w:r>
            <w:r w:rsidRPr="009D19D7">
              <w:t xml:space="preserve"> ambiente para produção de redação</w:t>
            </w:r>
          </w:p>
        </w:tc>
        <w:tc>
          <w:tcPr>
            <w:tcW w:w="4961" w:type="dxa"/>
          </w:tcPr>
          <w:p w14:paraId="2D05E3D7" w14:textId="3F4982F8" w:rsidR="003A05AF" w:rsidRPr="0001580C" w:rsidRDefault="003A05AF" w:rsidP="003A05AF">
            <w:pPr>
              <w:spacing w:line="240" w:lineRule="auto"/>
            </w:pPr>
            <w:r w:rsidRPr="009D19D7">
              <w:t>Tela com editor de texto, botão Salvar, botão Enviar e contagem de caracteres</w:t>
            </w:r>
            <w:r>
              <w:t>.</w:t>
            </w:r>
          </w:p>
        </w:tc>
        <w:tc>
          <w:tcPr>
            <w:tcW w:w="1695" w:type="dxa"/>
          </w:tcPr>
          <w:p w14:paraId="56028B31" w14:textId="77777777" w:rsidR="003A05AF" w:rsidRDefault="003A05AF" w:rsidP="003A05AF">
            <w:pPr>
              <w:spacing w:line="240" w:lineRule="auto"/>
            </w:pPr>
            <w:r>
              <w:t>Alta</w:t>
            </w:r>
          </w:p>
        </w:tc>
      </w:tr>
      <w:tr w:rsidR="003A05AF" w14:paraId="5CBE4C3C" w14:textId="77777777" w:rsidTr="003A05AF">
        <w:trPr>
          <w:trHeight w:val="1837"/>
        </w:trPr>
        <w:tc>
          <w:tcPr>
            <w:tcW w:w="2405" w:type="dxa"/>
          </w:tcPr>
          <w:p w14:paraId="0FBB259B" w14:textId="77777777" w:rsidR="003A05AF" w:rsidRPr="0001580C" w:rsidRDefault="003A05AF" w:rsidP="003A05AF">
            <w:pPr>
              <w:spacing w:line="240" w:lineRule="auto"/>
            </w:pPr>
            <w:r w:rsidRPr="009D19D7">
              <w:t xml:space="preserve">[RF007] </w:t>
            </w:r>
            <w:r w:rsidRPr="0001580C">
              <w:t>Permitir seleção de tema</w:t>
            </w:r>
          </w:p>
        </w:tc>
        <w:tc>
          <w:tcPr>
            <w:tcW w:w="4961" w:type="dxa"/>
          </w:tcPr>
          <w:p w14:paraId="199E5E6A" w14:textId="77777777" w:rsidR="003A05AF" w:rsidRPr="0001580C" w:rsidRDefault="003A05AF" w:rsidP="003A05AF">
            <w:pPr>
              <w:spacing w:line="240" w:lineRule="auto"/>
            </w:pPr>
            <w:r>
              <w:t xml:space="preserve"> </w:t>
            </w:r>
            <w:r w:rsidRPr="0001580C">
              <w:t xml:space="preserve">A tela exibirá uma lista de temas do ENEM e </w:t>
            </w:r>
            <w:r>
              <w:t>outros vestibulares semelhantes</w:t>
            </w:r>
            <w:r w:rsidRPr="0001580C">
              <w:t xml:space="preserve"> com opção de seleção via botão ou lista suspensa. Ao selecionar um tema, os textos norteadores correspondentes serão exibidos abaixo da seleção.</w:t>
            </w:r>
          </w:p>
        </w:tc>
        <w:tc>
          <w:tcPr>
            <w:tcW w:w="1695" w:type="dxa"/>
          </w:tcPr>
          <w:p w14:paraId="6B98B756" w14:textId="77777777" w:rsidR="003A05AF" w:rsidRDefault="003A05AF" w:rsidP="003A05AF">
            <w:pPr>
              <w:spacing w:line="240" w:lineRule="auto"/>
            </w:pPr>
            <w:r>
              <w:t>Alta</w:t>
            </w:r>
          </w:p>
        </w:tc>
      </w:tr>
      <w:tr w:rsidR="003A05AF" w14:paraId="5C52D91A" w14:textId="77777777" w:rsidTr="003A05AF">
        <w:trPr>
          <w:trHeight w:val="1552"/>
        </w:trPr>
        <w:tc>
          <w:tcPr>
            <w:tcW w:w="2405" w:type="dxa"/>
          </w:tcPr>
          <w:p w14:paraId="0B7F8C84" w14:textId="77777777" w:rsidR="003A05AF" w:rsidRPr="009D19D7" w:rsidRDefault="003A05AF" w:rsidP="003A05AF">
            <w:pPr>
              <w:spacing w:line="240" w:lineRule="auto"/>
            </w:pPr>
            <w:r w:rsidRPr="009D19D7">
              <w:t xml:space="preserve">[RF008] </w:t>
            </w:r>
            <w:r>
              <w:t>E</w:t>
            </w:r>
            <w:r w:rsidRPr="009D19D7">
              <w:t>xibir textos norteadores do tema escolhido</w:t>
            </w:r>
          </w:p>
        </w:tc>
        <w:tc>
          <w:tcPr>
            <w:tcW w:w="4961" w:type="dxa"/>
          </w:tcPr>
          <w:p w14:paraId="373E5AF4" w14:textId="77777777" w:rsidR="003A05AF" w:rsidRPr="009D19D7" w:rsidRDefault="003A05AF" w:rsidP="003A05AF">
            <w:pPr>
              <w:spacing w:line="240" w:lineRule="auto"/>
            </w:pPr>
            <w:r w:rsidRPr="009D19D7">
              <w:t>Após o usuário escolher um tema, a tela mostrará textos explicativos ou norteadores relacionados, que poderão ser rolados ou expandidos. Cada texto terá título e conteúdo resumido</w:t>
            </w:r>
          </w:p>
        </w:tc>
        <w:tc>
          <w:tcPr>
            <w:tcW w:w="1695" w:type="dxa"/>
          </w:tcPr>
          <w:p w14:paraId="6E34028D" w14:textId="77777777" w:rsidR="003A05AF" w:rsidRDefault="003A05AF" w:rsidP="003A05AF">
            <w:pPr>
              <w:spacing w:line="240" w:lineRule="auto"/>
            </w:pPr>
            <w:r>
              <w:t>Baixa</w:t>
            </w:r>
          </w:p>
        </w:tc>
      </w:tr>
      <w:tr w:rsidR="003A05AF" w14:paraId="64EDF910" w14:textId="77777777" w:rsidTr="003A05AF">
        <w:trPr>
          <w:trHeight w:val="1842"/>
        </w:trPr>
        <w:tc>
          <w:tcPr>
            <w:tcW w:w="2405" w:type="dxa"/>
          </w:tcPr>
          <w:p w14:paraId="715F9A47" w14:textId="77777777" w:rsidR="003A05AF" w:rsidRPr="009D19D7" w:rsidRDefault="003A05AF" w:rsidP="003A05AF">
            <w:pPr>
              <w:spacing w:line="240" w:lineRule="auto"/>
            </w:pPr>
            <w:r w:rsidRPr="009D19D7">
              <w:t>[RF009] Realizar correção automática por IA</w:t>
            </w:r>
          </w:p>
        </w:tc>
        <w:tc>
          <w:tcPr>
            <w:tcW w:w="4961" w:type="dxa"/>
          </w:tcPr>
          <w:p w14:paraId="7BAE7BD8" w14:textId="77777777" w:rsidR="003A05AF" w:rsidRPr="009D19D7" w:rsidRDefault="003A05AF" w:rsidP="003A05AF">
            <w:pPr>
              <w:spacing w:line="240" w:lineRule="auto"/>
            </w:pPr>
            <w:r w:rsidRPr="009D19D7">
              <w:t>Após envio da redação, a IA fará a correção considerando semântica, sintaxe, gramática e ortografia. O usuário verá os pontos avaliados e possíveis erros destacados</w:t>
            </w:r>
            <w:r>
              <w:t>, seguindo as competências avaliadas pelo Inep</w:t>
            </w:r>
            <w:r w:rsidRPr="009D19D7">
              <w:t>.</w:t>
            </w:r>
          </w:p>
        </w:tc>
        <w:tc>
          <w:tcPr>
            <w:tcW w:w="1695" w:type="dxa"/>
          </w:tcPr>
          <w:p w14:paraId="6FD1F697" w14:textId="77777777" w:rsidR="003A05AF" w:rsidRDefault="003A05AF" w:rsidP="003A05AF">
            <w:pPr>
              <w:spacing w:line="240" w:lineRule="auto"/>
            </w:pPr>
            <w:r>
              <w:t>Alta</w:t>
            </w:r>
          </w:p>
        </w:tc>
      </w:tr>
      <w:tr w:rsidR="003A05AF" w14:paraId="0AA995B5" w14:textId="77777777" w:rsidTr="003A05AF">
        <w:trPr>
          <w:trHeight w:val="895"/>
        </w:trPr>
        <w:tc>
          <w:tcPr>
            <w:tcW w:w="2405" w:type="dxa"/>
          </w:tcPr>
          <w:p w14:paraId="1878BE8B" w14:textId="77777777" w:rsidR="003A05AF" w:rsidRPr="009D19D7" w:rsidRDefault="003A05AF" w:rsidP="003A05AF">
            <w:pPr>
              <w:spacing w:line="240" w:lineRule="auto"/>
            </w:pPr>
            <w:r w:rsidRPr="009D19D7">
              <w:t xml:space="preserve">[RF010] </w:t>
            </w:r>
            <w:r>
              <w:t>Prover tela de</w:t>
            </w:r>
            <w:r w:rsidRPr="009D19D7">
              <w:t xml:space="preserve"> feedback detalhado da correção</w:t>
            </w:r>
          </w:p>
        </w:tc>
        <w:tc>
          <w:tcPr>
            <w:tcW w:w="4961" w:type="dxa"/>
          </w:tcPr>
          <w:p w14:paraId="6B32AB44" w14:textId="77777777" w:rsidR="003A05AF" w:rsidRPr="009D19D7" w:rsidRDefault="003A05AF" w:rsidP="003A05AF">
            <w:pPr>
              <w:spacing w:line="240" w:lineRule="auto"/>
            </w:pPr>
            <w:r w:rsidRPr="009D19D7">
              <w:t>Tela de feedback exibirá nota final, comentários, erros detalhados e sugestões de melhoria.</w:t>
            </w:r>
          </w:p>
        </w:tc>
        <w:tc>
          <w:tcPr>
            <w:tcW w:w="1695" w:type="dxa"/>
          </w:tcPr>
          <w:p w14:paraId="11E14891" w14:textId="77777777" w:rsidR="003A05AF" w:rsidRDefault="003A05AF" w:rsidP="003A05AF">
            <w:pPr>
              <w:spacing w:line="240" w:lineRule="auto"/>
            </w:pPr>
            <w:r>
              <w:t>Alta</w:t>
            </w:r>
          </w:p>
        </w:tc>
      </w:tr>
      <w:tr w:rsidR="003A05AF" w14:paraId="68CC8952" w14:textId="77777777" w:rsidTr="003A05AF">
        <w:trPr>
          <w:trHeight w:val="1134"/>
        </w:trPr>
        <w:tc>
          <w:tcPr>
            <w:tcW w:w="2405" w:type="dxa"/>
          </w:tcPr>
          <w:p w14:paraId="26E0E89E" w14:textId="77777777" w:rsidR="003A05AF" w:rsidRPr="009D19D7" w:rsidRDefault="003A05AF" w:rsidP="003A05AF">
            <w:pPr>
              <w:spacing w:line="240" w:lineRule="auto"/>
            </w:pPr>
            <w:r w:rsidRPr="009D19D7">
              <w:t xml:space="preserve">[RF011] </w:t>
            </w:r>
            <w:r>
              <w:t>Prover</w:t>
            </w:r>
            <w:r w:rsidRPr="009D19D7">
              <w:t xml:space="preserve"> tela de desempenho do usuário</w:t>
            </w:r>
          </w:p>
        </w:tc>
        <w:tc>
          <w:tcPr>
            <w:tcW w:w="4961" w:type="dxa"/>
          </w:tcPr>
          <w:p w14:paraId="1D48C127" w14:textId="77777777" w:rsidR="003A05AF" w:rsidRPr="009D19D7" w:rsidRDefault="003A05AF" w:rsidP="003A05AF">
            <w:pPr>
              <w:spacing w:line="240" w:lineRule="auto"/>
            </w:pPr>
            <w:r w:rsidRPr="009D19D7">
              <w:t>Tela mostrará gráficos de evolução das redações, incluindo pontuações</w:t>
            </w:r>
            <w:r>
              <w:t xml:space="preserve"> e</w:t>
            </w:r>
            <w:r w:rsidRPr="009D19D7">
              <w:t xml:space="preserve"> erros recorrentes</w:t>
            </w:r>
            <w:r>
              <w:t>.</w:t>
            </w:r>
          </w:p>
        </w:tc>
        <w:tc>
          <w:tcPr>
            <w:tcW w:w="1695" w:type="dxa"/>
          </w:tcPr>
          <w:p w14:paraId="0B26C126" w14:textId="77777777" w:rsidR="003A05AF" w:rsidRDefault="003A05AF" w:rsidP="003A05AF">
            <w:pPr>
              <w:spacing w:line="240" w:lineRule="auto"/>
            </w:pPr>
            <w:r>
              <w:t>Media</w:t>
            </w:r>
          </w:p>
        </w:tc>
      </w:tr>
      <w:tr w:rsidR="003A05AF" w14:paraId="13C4B82B" w14:textId="77777777" w:rsidTr="003A05AF">
        <w:trPr>
          <w:trHeight w:val="1122"/>
        </w:trPr>
        <w:tc>
          <w:tcPr>
            <w:tcW w:w="2405" w:type="dxa"/>
          </w:tcPr>
          <w:p w14:paraId="09BD09AD" w14:textId="77777777" w:rsidR="003A05AF" w:rsidRPr="009D19D7" w:rsidRDefault="003A05AF" w:rsidP="003A05AF">
            <w:pPr>
              <w:spacing w:line="240" w:lineRule="auto"/>
            </w:pPr>
            <w:r w:rsidRPr="009D19D7">
              <w:t xml:space="preserve">[RF012] </w:t>
            </w:r>
            <w:r>
              <w:t>Prover tela de</w:t>
            </w:r>
            <w:r w:rsidRPr="009D19D7">
              <w:t xml:space="preserve"> histórico d</w:t>
            </w:r>
            <w:r>
              <w:t>as</w:t>
            </w:r>
            <w:r w:rsidRPr="009D19D7">
              <w:t xml:space="preserve"> redações</w:t>
            </w:r>
          </w:p>
        </w:tc>
        <w:tc>
          <w:tcPr>
            <w:tcW w:w="4961" w:type="dxa"/>
          </w:tcPr>
          <w:p w14:paraId="3428E121" w14:textId="77777777" w:rsidR="003A05AF" w:rsidRPr="009D19D7" w:rsidRDefault="003A05AF" w:rsidP="003A05AF">
            <w:pPr>
              <w:spacing w:line="240" w:lineRule="auto"/>
            </w:pPr>
            <w:r w:rsidRPr="009D19D7">
              <w:t>Tela exibirá todas as redações enviadas pelo usuário com data, tema, nota e link para visualização do texto e feedback.</w:t>
            </w:r>
          </w:p>
        </w:tc>
        <w:tc>
          <w:tcPr>
            <w:tcW w:w="1695" w:type="dxa"/>
          </w:tcPr>
          <w:p w14:paraId="1F517A12" w14:textId="77777777" w:rsidR="003A05AF" w:rsidRDefault="003A05AF" w:rsidP="003A05AF">
            <w:pPr>
              <w:spacing w:line="240" w:lineRule="auto"/>
            </w:pPr>
            <w:r>
              <w:t>Alta</w:t>
            </w:r>
          </w:p>
        </w:tc>
      </w:tr>
      <w:tr w:rsidR="003A05AF" w14:paraId="59BCB492" w14:textId="77777777" w:rsidTr="003A05AF">
        <w:trPr>
          <w:trHeight w:val="1833"/>
        </w:trPr>
        <w:tc>
          <w:tcPr>
            <w:tcW w:w="2405" w:type="dxa"/>
          </w:tcPr>
          <w:p w14:paraId="7CDA02DD" w14:textId="7C754E74" w:rsidR="003A05AF" w:rsidRPr="009D19D7" w:rsidRDefault="003A05AF" w:rsidP="003A05AF">
            <w:pPr>
              <w:spacing w:line="240" w:lineRule="auto"/>
            </w:pPr>
            <w:r w:rsidRPr="009D19D7">
              <w:t xml:space="preserve">[RF013] </w:t>
            </w:r>
            <w:r>
              <w:t xml:space="preserve">Prover tela de </w:t>
            </w:r>
            <w:r w:rsidR="009C6FB3">
              <w:t>c</w:t>
            </w:r>
            <w:r w:rsidRPr="009D19D7">
              <w:t>hatbot de suporte para dúvidas sobre redação</w:t>
            </w:r>
          </w:p>
        </w:tc>
        <w:tc>
          <w:tcPr>
            <w:tcW w:w="4961" w:type="dxa"/>
          </w:tcPr>
          <w:p w14:paraId="52ACCFCC" w14:textId="79F8B563" w:rsidR="003A05AF" w:rsidRPr="009D19D7" w:rsidRDefault="003A05AF" w:rsidP="003A05AF">
            <w:pPr>
              <w:spacing w:line="240" w:lineRule="auto"/>
            </w:pPr>
            <w:r>
              <w:t xml:space="preserve">O </w:t>
            </w:r>
            <w:r w:rsidR="009C6FB3">
              <w:t>c</w:t>
            </w:r>
            <w:r>
              <w:t xml:space="preserve">hatbot permitirá que o usuário consulte informações sobre suas redações anteriores ou receba respostas prontas sobre temas comuns. A tela terá campo de digitação, botão para enviar mensagens e exibição das respostas </w:t>
            </w:r>
          </w:p>
        </w:tc>
        <w:tc>
          <w:tcPr>
            <w:tcW w:w="1695" w:type="dxa"/>
          </w:tcPr>
          <w:p w14:paraId="4AAC9429" w14:textId="77777777" w:rsidR="003A05AF" w:rsidRDefault="003A05AF" w:rsidP="003A05AF">
            <w:pPr>
              <w:spacing w:line="240" w:lineRule="auto"/>
            </w:pPr>
            <w:r>
              <w:t>Media</w:t>
            </w:r>
          </w:p>
        </w:tc>
      </w:tr>
      <w:tr w:rsidR="003A05AF" w14:paraId="3466E7E3" w14:textId="77777777" w:rsidTr="003A05AF">
        <w:trPr>
          <w:trHeight w:val="1405"/>
        </w:trPr>
        <w:tc>
          <w:tcPr>
            <w:tcW w:w="2405" w:type="dxa"/>
          </w:tcPr>
          <w:p w14:paraId="3768306A" w14:textId="77777777" w:rsidR="003A05AF" w:rsidRPr="009D19D7" w:rsidRDefault="003A05AF" w:rsidP="003A05AF">
            <w:pPr>
              <w:spacing w:line="240" w:lineRule="auto"/>
            </w:pPr>
            <w:r>
              <w:t>[RF014] Disponibilizar acervo de materiais e livros digitais</w:t>
            </w:r>
          </w:p>
        </w:tc>
        <w:tc>
          <w:tcPr>
            <w:tcW w:w="4961" w:type="dxa"/>
          </w:tcPr>
          <w:p w14:paraId="709CB2F2" w14:textId="767F27DC" w:rsidR="003A05AF" w:rsidRPr="009D19D7" w:rsidRDefault="003A05AF" w:rsidP="003A05AF">
            <w:pPr>
              <w:spacing w:line="240" w:lineRule="auto"/>
            </w:pPr>
            <w:r>
              <w:t>Tela exibirá livros, PDFs e textos digitais com opção de pesquisa e filtros por tema ou tipo. O usuário poderá visualizar o conteúdo na própria tela ou baixar o material.</w:t>
            </w:r>
          </w:p>
        </w:tc>
        <w:tc>
          <w:tcPr>
            <w:tcW w:w="1695" w:type="dxa"/>
          </w:tcPr>
          <w:p w14:paraId="4689ED71" w14:textId="77777777" w:rsidR="003A05AF" w:rsidRDefault="003A05AF" w:rsidP="003A05AF">
            <w:pPr>
              <w:spacing w:line="240" w:lineRule="auto"/>
            </w:pPr>
            <w:r>
              <w:t>baixa</w:t>
            </w:r>
          </w:p>
        </w:tc>
      </w:tr>
      <w:tr w:rsidR="003A05AF" w14:paraId="6DFBA33A" w14:textId="77777777" w:rsidTr="003A05AF">
        <w:trPr>
          <w:trHeight w:val="1607"/>
        </w:trPr>
        <w:tc>
          <w:tcPr>
            <w:tcW w:w="2405" w:type="dxa"/>
          </w:tcPr>
          <w:p w14:paraId="6ADAAF27" w14:textId="77777777" w:rsidR="003A05AF" w:rsidRPr="009D19D7" w:rsidRDefault="003A05AF" w:rsidP="003A05AF">
            <w:pPr>
              <w:spacing w:line="240" w:lineRule="auto"/>
            </w:pPr>
            <w:r>
              <w:t>[RF015] Prover tela de configurações</w:t>
            </w:r>
          </w:p>
        </w:tc>
        <w:tc>
          <w:tcPr>
            <w:tcW w:w="4961" w:type="dxa"/>
          </w:tcPr>
          <w:p w14:paraId="627E5424" w14:textId="77777777" w:rsidR="003A05AF" w:rsidRPr="009D19D7" w:rsidRDefault="003A05AF" w:rsidP="003A05AF">
            <w:pPr>
              <w:spacing w:line="240" w:lineRule="auto"/>
            </w:pPr>
            <w:r w:rsidRPr="009D19D7">
              <w:t>Tela permitirá alterar tema (claro/escuro), acessibilidade, notificação e dados pessoais. Botões de salvar alterações e voltar estarão disponíveis.</w:t>
            </w:r>
          </w:p>
        </w:tc>
        <w:tc>
          <w:tcPr>
            <w:tcW w:w="1695" w:type="dxa"/>
          </w:tcPr>
          <w:p w14:paraId="236ED55A" w14:textId="77777777" w:rsidR="003A05AF" w:rsidRDefault="003A05AF" w:rsidP="003A05AF">
            <w:pPr>
              <w:spacing w:line="240" w:lineRule="auto"/>
            </w:pPr>
            <w:r>
              <w:t>Media</w:t>
            </w:r>
          </w:p>
        </w:tc>
      </w:tr>
      <w:tr w:rsidR="003A05AF" w14:paraId="294FB171" w14:textId="77777777" w:rsidTr="003A05AF">
        <w:trPr>
          <w:trHeight w:val="1979"/>
        </w:trPr>
        <w:tc>
          <w:tcPr>
            <w:tcW w:w="2405" w:type="dxa"/>
          </w:tcPr>
          <w:p w14:paraId="69B1D77D" w14:textId="77777777" w:rsidR="003A05AF" w:rsidRDefault="003A05AF" w:rsidP="003A05AF">
            <w:pPr>
              <w:spacing w:line="240" w:lineRule="auto"/>
            </w:pPr>
            <w:r>
              <w:t>[RF016] Prover Modelos de Redação</w:t>
            </w:r>
          </w:p>
        </w:tc>
        <w:tc>
          <w:tcPr>
            <w:tcW w:w="4961" w:type="dxa"/>
          </w:tcPr>
          <w:p w14:paraId="66A4B425" w14:textId="77777777" w:rsidR="003A05AF" w:rsidRPr="009D19D7" w:rsidRDefault="003A05AF" w:rsidP="003A05AF">
            <w:pPr>
              <w:spacing w:line="240" w:lineRule="auto"/>
            </w:pPr>
            <w:r>
              <w:t>Prover tela de Modelos de Redação que mostrará uma lista de modelos de redação, exibindo título e resumo de cada um. O usuário poderá clicar em cada modelo para visualizar o conteúdo completo. A tela terá botões para salvar modelos em favoritos e voltar à tela anterior.</w:t>
            </w:r>
          </w:p>
        </w:tc>
        <w:tc>
          <w:tcPr>
            <w:tcW w:w="1695" w:type="dxa"/>
          </w:tcPr>
          <w:p w14:paraId="579FD232" w14:textId="77777777" w:rsidR="003A05AF" w:rsidRDefault="003A05AF" w:rsidP="003A05AF">
            <w:pPr>
              <w:spacing w:line="240" w:lineRule="auto"/>
            </w:pPr>
            <w:r>
              <w:t>Media</w:t>
            </w:r>
          </w:p>
        </w:tc>
      </w:tr>
    </w:tbl>
    <w:p w14:paraId="7F18EDD3" w14:textId="7F66866F" w:rsidR="003A05AF" w:rsidRPr="00F54DBE" w:rsidRDefault="00F54DBE" w:rsidP="00BE2CD5">
      <w:pPr>
        <w:spacing w:after="0" w:line="240" w:lineRule="auto"/>
        <w:contextualSpacing/>
        <w:jc w:val="center"/>
        <w:rPr>
          <w:b/>
          <w:bCs/>
          <w:sz w:val="22"/>
        </w:rPr>
      </w:pPr>
      <w:r w:rsidRPr="00F54DBE">
        <w:rPr>
          <w:b/>
          <w:bCs/>
          <w:sz w:val="22"/>
        </w:rPr>
        <w:t xml:space="preserve">Fonte: </w:t>
      </w:r>
      <w:r w:rsidRPr="00F54DBE">
        <w:rPr>
          <w:sz w:val="22"/>
        </w:rPr>
        <w:t>Elaboração Própria</w:t>
      </w:r>
    </w:p>
    <w:p w14:paraId="59BAD9F5" w14:textId="71D46D61" w:rsidR="00F33D09" w:rsidRDefault="00F33D09" w:rsidP="00BE2CD5">
      <w:pPr>
        <w:spacing w:after="0"/>
        <w:ind w:firstLine="709"/>
        <w:contextualSpacing/>
        <w:jc w:val="left"/>
        <w:rPr>
          <w:b/>
          <w:bCs/>
          <w:u w:val="single"/>
        </w:rPr>
      </w:pPr>
      <w:r>
        <w:rPr>
          <w:b/>
          <w:bCs/>
          <w:u w:val="single"/>
        </w:rPr>
        <w:br w:type="page"/>
      </w:r>
    </w:p>
    <w:p w14:paraId="7C80FAF7" w14:textId="1FDF0CF3" w:rsidR="00216A11" w:rsidRPr="00765AFC" w:rsidRDefault="000B4555" w:rsidP="000B4555">
      <w:pPr>
        <w:pStyle w:val="Ttulo2"/>
        <w:numPr>
          <w:ilvl w:val="0"/>
          <w:numId w:val="0"/>
        </w:numPr>
        <w:rPr>
          <w:rFonts w:ascii="Arial" w:hAnsi="Arial" w:cs="Arial"/>
          <w:b/>
          <w:bCs/>
          <w:color w:val="0D0D0D" w:themeColor="text1" w:themeTint="F2"/>
          <w:sz w:val="24"/>
          <w:szCs w:val="24"/>
        </w:rPr>
      </w:pPr>
      <w:bookmarkStart w:id="51" w:name="_Toc214634590"/>
      <w:bookmarkStart w:id="52" w:name="_Toc216250621"/>
      <w:r>
        <w:rPr>
          <w:rFonts w:ascii="Arial" w:hAnsi="Arial" w:cs="Arial"/>
          <w:b/>
          <w:bCs/>
          <w:color w:val="000000" w:themeColor="text1"/>
          <w:sz w:val="24"/>
          <w:szCs w:val="24"/>
        </w:rPr>
        <w:t xml:space="preserve">2.3 </w:t>
      </w:r>
      <w:r w:rsidR="00216A11" w:rsidRPr="00765AFC">
        <w:rPr>
          <w:rFonts w:ascii="Arial" w:hAnsi="Arial" w:cs="Arial"/>
          <w:b/>
          <w:bCs/>
          <w:color w:val="000000" w:themeColor="text1"/>
          <w:sz w:val="24"/>
          <w:szCs w:val="24"/>
        </w:rPr>
        <w:t>Especificação dos Requisitos Não Funcionais</w:t>
      </w:r>
      <w:bookmarkEnd w:id="51"/>
      <w:bookmarkEnd w:id="52"/>
    </w:p>
    <w:p w14:paraId="35D280A5" w14:textId="2E7F07E0" w:rsidR="00A207C2" w:rsidRPr="00CC06D3" w:rsidRDefault="00CD0DE3" w:rsidP="00CC06D3">
      <w:pPr>
        <w:spacing w:after="0"/>
        <w:ind w:firstLine="709"/>
        <w:rPr>
          <w:rFonts w:cs="Arial"/>
          <w:color w:val="0D0D0D" w:themeColor="text1" w:themeTint="F2"/>
          <w:szCs w:val="24"/>
        </w:rPr>
      </w:pPr>
      <w:r w:rsidRPr="00BE2CD5">
        <w:rPr>
          <w:rFonts w:cs="Arial"/>
          <w:color w:val="0D0D0D" w:themeColor="text1" w:themeTint="F2"/>
          <w:szCs w:val="24"/>
        </w:rPr>
        <w:t>Requisitos não</w:t>
      </w:r>
      <w:r w:rsidR="00A53ABD" w:rsidRPr="00BE2CD5">
        <w:rPr>
          <w:rFonts w:cs="Arial"/>
          <w:color w:val="0D0D0D" w:themeColor="text1" w:themeTint="F2"/>
          <w:szCs w:val="24"/>
        </w:rPr>
        <w:t xml:space="preserve"> funcionais são funcionalidades que descrevem como o sistema deve ser ou se comportar. </w:t>
      </w:r>
      <w:r w:rsidR="00E74EA3" w:rsidRPr="00BE2CD5">
        <w:rPr>
          <w:rFonts w:cs="Arial"/>
          <w:color w:val="0D0D0D" w:themeColor="text1" w:themeTint="F2"/>
          <w:szCs w:val="24"/>
        </w:rPr>
        <w:t>Normalmente especificam ou restringem as características do sistema como um todo e</w:t>
      </w:r>
      <w:r w:rsidR="00A53ABD" w:rsidRPr="00BE2CD5">
        <w:rPr>
          <w:rFonts w:cs="Arial"/>
          <w:color w:val="0D0D0D" w:themeColor="text1" w:themeTint="F2"/>
          <w:szCs w:val="24"/>
        </w:rPr>
        <w:t>nvolve</w:t>
      </w:r>
      <w:r w:rsidR="00E74EA3" w:rsidRPr="00BE2CD5">
        <w:rPr>
          <w:rFonts w:cs="Arial"/>
          <w:color w:val="0D0D0D" w:themeColor="text1" w:themeTint="F2"/>
          <w:szCs w:val="24"/>
        </w:rPr>
        <w:t>ndo</w:t>
      </w:r>
      <w:r w:rsidR="00A53ABD" w:rsidRPr="00BE2CD5">
        <w:rPr>
          <w:rFonts w:cs="Arial"/>
          <w:color w:val="0D0D0D" w:themeColor="text1" w:themeTint="F2"/>
          <w:szCs w:val="24"/>
        </w:rPr>
        <w:t xml:space="preserve"> usabilidade, desempenho, segurança,</w:t>
      </w:r>
      <w:r w:rsidR="00E74EA3" w:rsidRPr="00BE2CD5">
        <w:rPr>
          <w:rFonts w:cs="Arial"/>
          <w:color w:val="0D0D0D" w:themeColor="text1" w:themeTint="F2"/>
          <w:szCs w:val="24"/>
        </w:rPr>
        <w:t xml:space="preserve"> </w:t>
      </w:r>
      <w:r w:rsidR="00A53ABD" w:rsidRPr="00BE2CD5">
        <w:rPr>
          <w:rFonts w:cs="Arial"/>
          <w:color w:val="0D0D0D" w:themeColor="text1" w:themeTint="F2"/>
          <w:szCs w:val="24"/>
        </w:rPr>
        <w:t xml:space="preserve">confiabilidade </w:t>
      </w:r>
      <w:r w:rsidR="00E74EA3" w:rsidRPr="00BE2CD5">
        <w:rPr>
          <w:rFonts w:cs="Arial"/>
          <w:color w:val="0D0D0D" w:themeColor="text1" w:themeTint="F2"/>
          <w:szCs w:val="24"/>
        </w:rPr>
        <w:t>ou</w:t>
      </w:r>
      <w:r w:rsidR="00A53ABD" w:rsidRPr="00BE2CD5">
        <w:rPr>
          <w:rFonts w:cs="Arial"/>
          <w:color w:val="0D0D0D" w:themeColor="text1" w:themeTint="F2"/>
          <w:szCs w:val="24"/>
        </w:rPr>
        <w:t xml:space="preserve"> estética</w:t>
      </w:r>
      <w:r w:rsidR="000402FA" w:rsidRPr="00BE2CD5">
        <w:rPr>
          <w:rFonts w:cs="Arial"/>
          <w:color w:val="0D0D0D" w:themeColor="text1" w:themeTint="F2"/>
          <w:szCs w:val="24"/>
        </w:rPr>
        <w:t xml:space="preserve"> </w:t>
      </w:r>
      <w:r w:rsidR="00A207C2" w:rsidRPr="00BE2CD5">
        <w:rPr>
          <w:rFonts w:cs="Arial"/>
          <w:color w:val="0D0D0D" w:themeColor="text1" w:themeTint="F2"/>
          <w:szCs w:val="24"/>
        </w:rPr>
        <w:t>(SOMMERVILLE, 2011, p. 60))</w:t>
      </w:r>
    </w:p>
    <w:p w14:paraId="389ADC23" w14:textId="5A5DEDE5" w:rsidR="00B921F6" w:rsidRPr="00BE2CD5" w:rsidRDefault="00B921F6" w:rsidP="00CC06D3">
      <w:pPr>
        <w:spacing w:after="0"/>
        <w:ind w:firstLine="709"/>
        <w:rPr>
          <w:rFonts w:cs="Arial"/>
          <w:color w:val="0D0D0D" w:themeColor="text1" w:themeTint="F2"/>
          <w:szCs w:val="24"/>
        </w:rPr>
      </w:pPr>
      <w:r w:rsidRPr="00BE2CD5">
        <w:rPr>
          <w:rFonts w:cs="Arial"/>
          <w:color w:val="0D0D0D" w:themeColor="text1" w:themeTint="F2"/>
          <w:szCs w:val="24"/>
        </w:rPr>
        <w:t>Outro aspecto importante é a criticidade dos requisitos não funcionais, quando se tem algum problema acaba afetando todo o sistema, para que não ocorra isso é necessário ter os requisitos muitos bem definidos e mensurados de forma quantitativa.</w:t>
      </w:r>
      <w:r w:rsidR="00A207C2" w:rsidRPr="00BE2CD5">
        <w:rPr>
          <w:rFonts w:cs="Arial"/>
          <w:color w:val="0D0D0D" w:themeColor="text1" w:themeTint="F2"/>
          <w:szCs w:val="24"/>
        </w:rPr>
        <w:t xml:space="preserve"> (SOMMERVILLE, 2011, p. 60))</w:t>
      </w:r>
    </w:p>
    <w:p w14:paraId="5289A746" w14:textId="4DCBA5FD" w:rsidR="00310041" w:rsidRDefault="00B921F6" w:rsidP="00BE2CD5">
      <w:pPr>
        <w:spacing w:after="0"/>
        <w:ind w:firstLine="709"/>
        <w:rPr>
          <w:rFonts w:cs="Arial"/>
          <w:color w:val="0D0D0D" w:themeColor="text1" w:themeTint="F2"/>
          <w:szCs w:val="24"/>
        </w:rPr>
      </w:pPr>
      <w:r w:rsidRPr="00BE2CD5">
        <w:rPr>
          <w:rFonts w:cs="Arial"/>
          <w:color w:val="0D0D0D" w:themeColor="text1" w:themeTint="F2"/>
          <w:szCs w:val="24"/>
        </w:rPr>
        <w:t xml:space="preserve">Quando se mensura os requisitos não funcionais, torna-se possível contornar erros que vierem acontecer nos testes. No entanto nem todos podem ser mensurados como o requisito </w:t>
      </w:r>
      <w:r w:rsidR="00A207C2" w:rsidRPr="00BE2CD5">
        <w:rPr>
          <w:rFonts w:cs="Arial"/>
          <w:color w:val="0D0D0D" w:themeColor="text1" w:themeTint="F2"/>
          <w:szCs w:val="24"/>
        </w:rPr>
        <w:t xml:space="preserve">de </w:t>
      </w:r>
      <w:r w:rsidRPr="00BE2CD5">
        <w:rPr>
          <w:rFonts w:cs="Arial"/>
          <w:color w:val="0D0D0D" w:themeColor="text1" w:themeTint="F2"/>
          <w:szCs w:val="24"/>
        </w:rPr>
        <w:t>manutenibilidade</w:t>
      </w:r>
      <w:r w:rsidR="00A207C2" w:rsidRPr="00BE2CD5">
        <w:rPr>
          <w:rFonts w:cs="Arial"/>
          <w:color w:val="0D0D0D" w:themeColor="text1" w:themeTint="F2"/>
          <w:szCs w:val="24"/>
        </w:rPr>
        <w:t>, onde não existe uma medida objetiva que capture completamente a manutenibilidade de um sistema. (SOMMERVILLE, 2011, p. 62))</w:t>
      </w:r>
    </w:p>
    <w:p w14:paraId="1F2E739A" w14:textId="074E41AE" w:rsidR="00F33D09" w:rsidRDefault="00F33D09" w:rsidP="00BE2CD5">
      <w:pPr>
        <w:spacing w:after="0"/>
        <w:ind w:firstLine="709"/>
        <w:rPr>
          <w:rFonts w:cs="Arial"/>
          <w:color w:val="0D0D0D" w:themeColor="text1" w:themeTint="F2"/>
          <w:szCs w:val="24"/>
        </w:rPr>
      </w:pPr>
      <w:r>
        <w:rPr>
          <w:rFonts w:cs="Arial"/>
          <w:color w:val="0D0D0D" w:themeColor="text1" w:themeTint="F2"/>
          <w:szCs w:val="24"/>
        </w:rPr>
        <w:br w:type="page"/>
      </w:r>
    </w:p>
    <w:p w14:paraId="1DE28F32" w14:textId="70639370" w:rsidR="00CC06D3" w:rsidRPr="00CC06D3" w:rsidRDefault="000B4555" w:rsidP="000B4555">
      <w:pPr>
        <w:pStyle w:val="Ttulo3"/>
        <w:numPr>
          <w:ilvl w:val="0"/>
          <w:numId w:val="0"/>
        </w:numPr>
        <w:rPr>
          <w:b/>
          <w:bCs/>
          <w:color w:val="0D0D0D" w:themeColor="text1" w:themeTint="F2"/>
          <w:sz w:val="24"/>
          <w:szCs w:val="24"/>
        </w:rPr>
      </w:pPr>
      <w:bookmarkStart w:id="53" w:name="_Toc214634591"/>
      <w:bookmarkStart w:id="54" w:name="_Toc216250622"/>
      <w:commentRangeStart w:id="55"/>
      <w:r>
        <w:rPr>
          <w:b/>
          <w:bCs/>
          <w:color w:val="0D0D0D" w:themeColor="text1" w:themeTint="F2"/>
          <w:sz w:val="24"/>
          <w:szCs w:val="24"/>
        </w:rPr>
        <w:t xml:space="preserve">2.3.1 </w:t>
      </w:r>
      <w:r w:rsidR="00310041" w:rsidRPr="00914078">
        <w:rPr>
          <w:b/>
          <w:bCs/>
          <w:color w:val="0D0D0D" w:themeColor="text1" w:themeTint="F2"/>
          <w:sz w:val="24"/>
          <w:szCs w:val="24"/>
        </w:rPr>
        <w:t>Requisitos Não Funcionais</w:t>
      </w:r>
      <w:r w:rsidR="00CA0D76" w:rsidRPr="00914078">
        <w:rPr>
          <w:b/>
          <w:bCs/>
          <w:color w:val="0D0D0D" w:themeColor="text1" w:themeTint="F2"/>
          <w:sz w:val="24"/>
          <w:szCs w:val="24"/>
        </w:rPr>
        <w:t xml:space="preserve"> – Reda+</w:t>
      </w:r>
      <w:bookmarkEnd w:id="53"/>
      <w:bookmarkEnd w:id="54"/>
      <w:commentRangeEnd w:id="55"/>
      <w:r w:rsidR="009D73F8">
        <w:rPr>
          <w:rStyle w:val="Refdecomentrio"/>
          <w:rFonts w:eastAsiaTheme="minorHAnsi" w:cstheme="minorBidi"/>
          <w:color w:val="000000" w:themeColor="text1"/>
        </w:rPr>
        <w:commentReference w:id="55"/>
      </w:r>
    </w:p>
    <w:p w14:paraId="51CC1A83" w14:textId="0465E761" w:rsidR="00310041" w:rsidRPr="00BE2CD5" w:rsidRDefault="00220254" w:rsidP="00BE2CD5">
      <w:pPr>
        <w:spacing w:after="0"/>
        <w:ind w:firstLine="709"/>
        <w:rPr>
          <w:rFonts w:cs="Arial"/>
          <w:color w:val="0D0D0D" w:themeColor="text1" w:themeTint="F2"/>
          <w:szCs w:val="24"/>
        </w:rPr>
      </w:pPr>
      <w:r w:rsidRPr="00BE2CD5">
        <w:rPr>
          <w:rFonts w:cs="Arial"/>
          <w:b/>
          <w:bCs/>
          <w:color w:val="0D0D0D" w:themeColor="text1" w:themeTint="F2"/>
          <w:szCs w:val="24"/>
        </w:rPr>
        <w:t xml:space="preserve">Desempenho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Correção</w:t>
      </w:r>
      <w:r w:rsidRPr="00BE2CD5">
        <w:rPr>
          <w:rFonts w:cs="Arial"/>
          <w:color w:val="0D0D0D" w:themeColor="text1" w:themeTint="F2"/>
          <w:szCs w:val="24"/>
        </w:rPr>
        <w:t xml:space="preserve"> rápida das redações, suporte para usuários </w:t>
      </w:r>
      <w:r w:rsidR="00914078" w:rsidRPr="00BE2CD5">
        <w:rPr>
          <w:rFonts w:cs="Arial"/>
          <w:color w:val="0D0D0D" w:themeColor="text1" w:themeTint="F2"/>
          <w:szCs w:val="24"/>
        </w:rPr>
        <w:t>simultâneos</w:t>
      </w:r>
      <w:r w:rsidRPr="00BE2CD5">
        <w:rPr>
          <w:rFonts w:cs="Arial"/>
          <w:color w:val="0D0D0D" w:themeColor="text1" w:themeTint="F2"/>
          <w:szCs w:val="24"/>
        </w:rPr>
        <w:t xml:space="preserve"> no sistema e consumo otimizado de recursos.</w:t>
      </w:r>
    </w:p>
    <w:p w14:paraId="2F63F493" w14:textId="77777777" w:rsidR="00220254" w:rsidRPr="00BE2CD5" w:rsidRDefault="00220254" w:rsidP="00BE2CD5">
      <w:pPr>
        <w:spacing w:after="0"/>
        <w:ind w:firstLine="709"/>
        <w:rPr>
          <w:rFonts w:cs="Arial"/>
          <w:color w:val="0D0D0D" w:themeColor="text1" w:themeTint="F2"/>
          <w:szCs w:val="24"/>
        </w:rPr>
      </w:pPr>
    </w:p>
    <w:p w14:paraId="1E21E377" w14:textId="1E8FDD3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Praticidade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Menus claros, ícones simples e bem identificados com poucos cliques para acessar funções como a produção de texto e correção evitando processos longos e complicados.</w:t>
      </w:r>
    </w:p>
    <w:p w14:paraId="40EF1187" w14:textId="77777777" w:rsidR="00220254" w:rsidRPr="00BE2CD5" w:rsidRDefault="00220254" w:rsidP="00BE2CD5">
      <w:pPr>
        <w:spacing w:after="0"/>
        <w:ind w:firstLine="709"/>
        <w:rPr>
          <w:rFonts w:cs="Arial"/>
          <w:color w:val="0D0D0D" w:themeColor="text1" w:themeTint="F2"/>
          <w:szCs w:val="24"/>
        </w:rPr>
      </w:pPr>
    </w:p>
    <w:p w14:paraId="68D65A77" w14:textId="08D4F420" w:rsidR="00220254"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Acessibilidade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Acesso</w:t>
      </w:r>
      <w:r w:rsidR="00220254" w:rsidRPr="00BE2CD5">
        <w:rPr>
          <w:rFonts w:cs="Arial"/>
          <w:color w:val="0D0D0D" w:themeColor="text1" w:themeTint="F2"/>
          <w:szCs w:val="24"/>
        </w:rPr>
        <w:t xml:space="preserve"> para pessoas com limitações visuais, aumento de fonte e cores de contraste.</w:t>
      </w:r>
    </w:p>
    <w:p w14:paraId="2829FFF4" w14:textId="77777777" w:rsidR="00220254" w:rsidRPr="00BE2CD5" w:rsidRDefault="00220254" w:rsidP="00BE2CD5">
      <w:pPr>
        <w:spacing w:after="0"/>
        <w:ind w:firstLine="709"/>
        <w:rPr>
          <w:rFonts w:cs="Arial"/>
          <w:color w:val="0D0D0D" w:themeColor="text1" w:themeTint="F2"/>
          <w:szCs w:val="24"/>
        </w:rPr>
      </w:pPr>
    </w:p>
    <w:p w14:paraId="0B3F2AC9" w14:textId="7FAFD02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Segurança</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Proteger os dados do banco e acesso dos usuários com autenticação de login e autenticação de autorização</w:t>
      </w:r>
    </w:p>
    <w:p w14:paraId="11EA69FC" w14:textId="77777777" w:rsidR="00220254" w:rsidRPr="00BE2CD5" w:rsidRDefault="00220254" w:rsidP="00BE2CD5">
      <w:pPr>
        <w:spacing w:after="0"/>
        <w:ind w:firstLine="709"/>
        <w:rPr>
          <w:rFonts w:cs="Arial"/>
          <w:color w:val="0D0D0D" w:themeColor="text1" w:themeTint="F2"/>
          <w:szCs w:val="24"/>
        </w:rPr>
      </w:pPr>
    </w:p>
    <w:p w14:paraId="115923C9" w14:textId="12CF382F"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Disponibilidade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Sistema sempre acessível independente </w:t>
      </w:r>
      <w:r w:rsidR="00F058E6" w:rsidRPr="00BE2CD5">
        <w:rPr>
          <w:rFonts w:cs="Arial"/>
          <w:color w:val="0D0D0D" w:themeColor="text1" w:themeTint="F2"/>
          <w:szCs w:val="24"/>
        </w:rPr>
        <w:t>do lugar,</w:t>
      </w:r>
      <w:r w:rsidR="00220254" w:rsidRPr="00BE2CD5">
        <w:rPr>
          <w:rFonts w:cs="Arial"/>
          <w:color w:val="0D0D0D" w:themeColor="text1" w:themeTint="F2"/>
          <w:szCs w:val="24"/>
        </w:rPr>
        <w:t xml:space="preserve"> porém com limitações dependendo do acesso </w:t>
      </w:r>
      <w:r w:rsidR="00F058E6" w:rsidRPr="00BE2CD5">
        <w:rPr>
          <w:rFonts w:cs="Arial"/>
          <w:color w:val="0D0D0D" w:themeColor="text1" w:themeTint="F2"/>
          <w:szCs w:val="24"/>
        </w:rPr>
        <w:t>à</w:t>
      </w:r>
      <w:r w:rsidR="00220254" w:rsidRPr="00BE2CD5">
        <w:rPr>
          <w:rFonts w:cs="Arial"/>
          <w:color w:val="0D0D0D" w:themeColor="text1" w:themeTint="F2"/>
          <w:szCs w:val="24"/>
        </w:rPr>
        <w:t xml:space="preserve"> internet.</w:t>
      </w:r>
    </w:p>
    <w:p w14:paraId="5064BC73" w14:textId="77777777" w:rsidR="00220254" w:rsidRPr="00BE2CD5" w:rsidRDefault="00220254" w:rsidP="00BE2CD5">
      <w:pPr>
        <w:spacing w:after="0"/>
        <w:ind w:firstLine="709"/>
        <w:rPr>
          <w:rFonts w:cs="Arial"/>
          <w:color w:val="0D0D0D" w:themeColor="text1" w:themeTint="F2"/>
          <w:szCs w:val="24"/>
        </w:rPr>
      </w:pPr>
    </w:p>
    <w:p w14:paraId="4126E9AC" w14:textId="77777777" w:rsidR="00034B96" w:rsidRDefault="00310041" w:rsidP="00034B96">
      <w:pPr>
        <w:spacing w:after="0"/>
        <w:ind w:firstLine="709"/>
        <w:rPr>
          <w:rFonts w:cs="Arial"/>
          <w:color w:val="0D0D0D" w:themeColor="text1" w:themeTint="F2"/>
          <w:szCs w:val="24"/>
        </w:rPr>
      </w:pPr>
      <w:r w:rsidRPr="00BE2CD5">
        <w:rPr>
          <w:rFonts w:cs="Arial"/>
          <w:b/>
          <w:bCs/>
          <w:color w:val="0D0D0D" w:themeColor="text1" w:themeTint="F2"/>
          <w:szCs w:val="24"/>
        </w:rPr>
        <w:t>Compatibilidade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Disponibilizar</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o sistema</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para web, Android e suas versões de acordo com o uso do público alvo.</w:t>
      </w:r>
    </w:p>
    <w:p w14:paraId="3E796586" w14:textId="729E621D"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4C693F8D" w14:textId="4C99F84F" w:rsidR="00ED3ABE" w:rsidRPr="00034B96" w:rsidRDefault="000B4555" w:rsidP="000B4555">
      <w:pPr>
        <w:pStyle w:val="Ttulo2"/>
        <w:numPr>
          <w:ilvl w:val="0"/>
          <w:numId w:val="0"/>
        </w:numPr>
        <w:rPr>
          <w:rFonts w:ascii="Arial" w:hAnsi="Arial" w:cs="Arial"/>
          <w:b/>
          <w:bCs/>
          <w:color w:val="0D0D0D" w:themeColor="text1" w:themeTint="F2"/>
          <w:sz w:val="24"/>
          <w:szCs w:val="24"/>
        </w:rPr>
      </w:pPr>
      <w:bookmarkStart w:id="56" w:name="_Toc214634592"/>
      <w:bookmarkStart w:id="57" w:name="_Toc216250623"/>
      <w:r>
        <w:rPr>
          <w:rFonts w:ascii="Arial" w:hAnsi="Arial" w:cs="Arial"/>
          <w:b/>
          <w:bCs/>
          <w:color w:val="0D0D0D" w:themeColor="text1" w:themeTint="F2"/>
          <w:sz w:val="24"/>
          <w:szCs w:val="24"/>
        </w:rPr>
        <w:t xml:space="preserve">2.4 </w:t>
      </w:r>
      <w:r w:rsidR="00216A11" w:rsidRPr="00034B96">
        <w:rPr>
          <w:rFonts w:ascii="Arial" w:hAnsi="Arial" w:cs="Arial"/>
          <w:b/>
          <w:bCs/>
          <w:color w:val="0D0D0D" w:themeColor="text1" w:themeTint="F2"/>
          <w:sz w:val="24"/>
          <w:szCs w:val="24"/>
        </w:rPr>
        <w:t>Diagramas UML</w:t>
      </w:r>
      <w:bookmarkEnd w:id="56"/>
      <w:bookmarkEnd w:id="57"/>
    </w:p>
    <w:p w14:paraId="6B819FBF" w14:textId="76634036" w:rsidR="009E6654"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UML (</w:t>
      </w:r>
      <w:r w:rsidR="00CF0E24" w:rsidRPr="00034B96">
        <w:rPr>
          <w:rFonts w:cs="Arial"/>
          <w:color w:val="0D0D0D" w:themeColor="text1" w:themeTint="F2"/>
          <w:szCs w:val="24"/>
        </w:rPr>
        <w:t xml:space="preserve">Linguagem Modelagem Unificada, do inglês </w:t>
      </w:r>
      <w:r w:rsidRPr="00034B96">
        <w:rPr>
          <w:rFonts w:cs="Arial"/>
          <w:color w:val="0D0D0D" w:themeColor="text1" w:themeTint="F2"/>
          <w:szCs w:val="24"/>
        </w:rPr>
        <w:t>Unified Modeling Language) é</w:t>
      </w:r>
      <w:r w:rsidR="00A25F39" w:rsidRPr="00034B96">
        <w:rPr>
          <w:rFonts w:cs="Arial"/>
          <w:color w:val="0D0D0D" w:themeColor="text1" w:themeTint="F2"/>
          <w:szCs w:val="24"/>
        </w:rPr>
        <w:t xml:space="preserve"> uma linguagem padrão usada para modelar, visualizar e documentar sistemas de software e representar estruturas de sistemas, fluxos de processos, relação entre classes e casos de uso</w:t>
      </w:r>
      <w:r w:rsidR="008F6952" w:rsidRPr="00034B96">
        <w:rPr>
          <w:rFonts w:cs="Arial"/>
          <w:color w:val="0D0D0D" w:themeColor="text1" w:themeTint="F2"/>
          <w:szCs w:val="24"/>
        </w:rPr>
        <w:t>.</w:t>
      </w:r>
    </w:p>
    <w:p w14:paraId="0C19B44D" w14:textId="77777777" w:rsidR="008F6952" w:rsidRPr="00034B96" w:rsidRDefault="008F6952" w:rsidP="00034B96">
      <w:pPr>
        <w:spacing w:after="0"/>
        <w:ind w:firstLine="709"/>
        <w:rPr>
          <w:rFonts w:cs="Arial"/>
          <w:color w:val="0D0D0D" w:themeColor="text1" w:themeTint="F2"/>
          <w:szCs w:val="24"/>
        </w:rPr>
      </w:pPr>
    </w:p>
    <w:p w14:paraId="512974AA" w14:textId="76258B2B" w:rsidR="008F6952" w:rsidRPr="00034B96" w:rsidRDefault="008F6952" w:rsidP="00034B96">
      <w:pPr>
        <w:spacing w:after="0"/>
        <w:ind w:firstLine="709"/>
        <w:rPr>
          <w:rFonts w:cs="Arial"/>
          <w:color w:val="0D0D0D" w:themeColor="text1" w:themeTint="F2"/>
          <w:szCs w:val="24"/>
        </w:rPr>
      </w:pPr>
      <w:r w:rsidRPr="00034B96">
        <w:rPr>
          <w:rFonts w:cs="Arial"/>
          <w:color w:val="0D0D0D" w:themeColor="text1" w:themeTint="F2"/>
          <w:szCs w:val="24"/>
        </w:rPr>
        <w:t>Usado na engenharia de requisitos, os diagramas permitem visualizar os requisitos em diferentes tipos de ambientes e comportamentos sem os detalhes específicos dos requisitos (SOMMERVILLE, 2011, p. 90))</w:t>
      </w:r>
    </w:p>
    <w:p w14:paraId="6FA2EB8D" w14:textId="77777777" w:rsidR="002E1545" w:rsidRPr="00034B96" w:rsidRDefault="002E1545" w:rsidP="00034B96">
      <w:pPr>
        <w:spacing w:after="0"/>
        <w:ind w:firstLine="709"/>
        <w:rPr>
          <w:rFonts w:cs="Arial"/>
          <w:color w:val="0D0D0D" w:themeColor="text1" w:themeTint="F2"/>
          <w:szCs w:val="24"/>
        </w:rPr>
      </w:pPr>
    </w:p>
    <w:p w14:paraId="5F8035D0" w14:textId="793C2B52" w:rsidR="00A25F39"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O uso de diagramas UML proporciona maior clareza e entendimento sobre o funcionamento do sistema antes mesmo de sua implementação. Dessa forma, possíveis erros, inconsistências ou melhorias podem ser identificados com antecedência, tornando o processo de desenvolvimento mais eficiente, organizado e de menor custo.</w:t>
      </w:r>
    </w:p>
    <w:p w14:paraId="37596A35" w14:textId="77777777" w:rsidR="002C0ED4" w:rsidRPr="00034B96" w:rsidRDefault="002C0ED4" w:rsidP="00034B96">
      <w:pPr>
        <w:spacing w:after="0"/>
        <w:ind w:firstLine="709"/>
        <w:rPr>
          <w:rFonts w:cs="Arial"/>
          <w:color w:val="0D0D0D" w:themeColor="text1" w:themeTint="F2"/>
          <w:szCs w:val="24"/>
        </w:rPr>
      </w:pPr>
    </w:p>
    <w:p w14:paraId="384F69B8" w14:textId="77777777" w:rsidR="00034B96" w:rsidRDefault="002C0ED4" w:rsidP="00034B96">
      <w:pPr>
        <w:spacing w:after="0"/>
        <w:ind w:firstLine="709"/>
        <w:rPr>
          <w:rFonts w:cs="Arial"/>
          <w:color w:val="0D0D0D" w:themeColor="text1" w:themeTint="F2"/>
          <w:szCs w:val="24"/>
        </w:rPr>
      </w:pPr>
      <w:r w:rsidRPr="00034B96">
        <w:rPr>
          <w:rFonts w:cs="Arial"/>
          <w:color w:val="0D0D0D" w:themeColor="text1" w:themeTint="F2"/>
          <w:szCs w:val="24"/>
        </w:rPr>
        <w:t>Além disso, a UML oferece 14 tipos de diagramas, divididos entre estruturais e comportamentais, permitindo representar tanto a arquitetura estática do sistema quanto seu comportamento dinâmico. Essa variedade possibilita que diferentes aspectos do sistema sejam modelados de forma clara e organizada, facilitando a comunicação entre a equipe de desenvolvimento e demais stakeholders. Dessa maneira, o uso adequado dos diagramas UML contribui não apenas para a documentação completa do sistema, mas também para a prevenção de falhas, o planejamento eficiente das implementações e a melhoria contínua do software.</w:t>
      </w:r>
    </w:p>
    <w:p w14:paraId="44D58C8A" w14:textId="171268E9"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66429EFC" w14:textId="4882D045" w:rsidR="00216A11" w:rsidRPr="00034B96" w:rsidRDefault="000B4555" w:rsidP="000B4555">
      <w:pPr>
        <w:pStyle w:val="Ttulo2"/>
        <w:numPr>
          <w:ilvl w:val="0"/>
          <w:numId w:val="0"/>
        </w:numPr>
        <w:rPr>
          <w:rFonts w:ascii="Arial" w:hAnsi="Arial" w:cs="Arial"/>
          <w:b/>
          <w:bCs/>
          <w:color w:val="0D0D0D" w:themeColor="text1" w:themeTint="F2"/>
          <w:sz w:val="24"/>
          <w:szCs w:val="24"/>
        </w:rPr>
      </w:pPr>
      <w:bookmarkStart w:id="58" w:name="_Toc214634593"/>
      <w:bookmarkStart w:id="59" w:name="_Toc216250624"/>
      <w:r>
        <w:rPr>
          <w:rFonts w:ascii="Arial" w:hAnsi="Arial" w:cs="Arial"/>
          <w:b/>
          <w:bCs/>
          <w:color w:val="0D0D0D" w:themeColor="text1" w:themeTint="F2"/>
          <w:sz w:val="24"/>
          <w:szCs w:val="24"/>
        </w:rPr>
        <w:t xml:space="preserve">2.5 </w:t>
      </w:r>
      <w:r w:rsidR="00A25F39" w:rsidRPr="00034B96">
        <w:rPr>
          <w:rFonts w:ascii="Arial" w:hAnsi="Arial" w:cs="Arial"/>
          <w:b/>
          <w:bCs/>
          <w:color w:val="0D0D0D" w:themeColor="text1" w:themeTint="F2"/>
          <w:sz w:val="24"/>
          <w:szCs w:val="24"/>
        </w:rPr>
        <w:t xml:space="preserve">Diagrama de </w:t>
      </w:r>
      <w:r w:rsidR="00216A11" w:rsidRPr="00034B96">
        <w:rPr>
          <w:rFonts w:ascii="Arial" w:hAnsi="Arial" w:cs="Arial"/>
          <w:b/>
          <w:bCs/>
          <w:color w:val="0D0D0D" w:themeColor="text1" w:themeTint="F2"/>
          <w:sz w:val="24"/>
          <w:szCs w:val="24"/>
        </w:rPr>
        <w:t>Casos de Uso</w:t>
      </w:r>
      <w:bookmarkEnd w:id="58"/>
      <w:bookmarkEnd w:id="59"/>
    </w:p>
    <w:p w14:paraId="71BF406D" w14:textId="42363AF7" w:rsidR="009E07E4" w:rsidRP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Usado amplamente apara apoiar as e licitações de requisitos o diagrama de caso de uso descreve como o sistema vai ser</w:t>
      </w:r>
      <w:r w:rsidR="002C0ED4" w:rsidRPr="00034B96">
        <w:rPr>
          <w:rFonts w:cs="Arial"/>
          <w:color w:val="0D0D0D" w:themeColor="text1" w:themeTint="F2"/>
          <w:szCs w:val="24"/>
        </w:rPr>
        <w:t xml:space="preserve"> descrevendo-o de forma simples. </w:t>
      </w:r>
      <w:r w:rsidRPr="00034B96">
        <w:rPr>
          <w:rFonts w:cs="Arial"/>
          <w:color w:val="0D0D0D" w:themeColor="text1" w:themeTint="F2"/>
          <w:szCs w:val="24"/>
        </w:rPr>
        <w:t>Cada caso de uso representa uma tarefa que envolve a interação externa com um sistema</w:t>
      </w:r>
      <w:r w:rsidR="009E07E4" w:rsidRPr="00034B96">
        <w:rPr>
          <w:rFonts w:cs="Arial"/>
          <w:color w:val="0D0D0D" w:themeColor="text1" w:themeTint="F2"/>
          <w:szCs w:val="24"/>
        </w:rPr>
        <w:t xml:space="preserve"> podendo ser o usuário, cliente, servidor etc</w:t>
      </w:r>
      <w:r w:rsidRPr="00034B96">
        <w:rPr>
          <w:rFonts w:cs="Arial"/>
          <w:color w:val="0D0D0D" w:themeColor="text1" w:themeTint="F2"/>
          <w:szCs w:val="24"/>
        </w:rPr>
        <w:t>.</w:t>
      </w:r>
      <w:r w:rsidR="009E07E4" w:rsidRPr="00034B96">
        <w:rPr>
          <w:rFonts w:cs="Arial"/>
          <w:color w:val="0D0D0D" w:themeColor="text1" w:themeTint="F2"/>
          <w:szCs w:val="24"/>
        </w:rPr>
        <w:t xml:space="preserve"> (SOMMERVILLE, 2011, p. 86))</w:t>
      </w:r>
    </w:p>
    <w:p w14:paraId="23EAD5E8" w14:textId="51178983" w:rsidR="00D0124E" w:rsidRPr="00034B96" w:rsidRDefault="00D0124E" w:rsidP="00034B96">
      <w:pPr>
        <w:spacing w:after="0"/>
        <w:ind w:firstLine="709"/>
        <w:rPr>
          <w:rFonts w:cs="Arial"/>
          <w:color w:val="0D0D0D" w:themeColor="text1" w:themeTint="F2"/>
          <w:szCs w:val="24"/>
        </w:rPr>
      </w:pPr>
    </w:p>
    <w:p w14:paraId="17D23186" w14:textId="77777777" w:rsid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 xml:space="preserve"> Em sua forma mais simples, um caso de uso é mostrado como uma elipse, com os atores envolvidos representados por figuras-palito.</w:t>
      </w:r>
    </w:p>
    <w:p w14:paraId="0CA8E174" w14:textId="696D0E80" w:rsidR="00034B96" w:rsidRPr="00034B96" w:rsidRDefault="00034B96" w:rsidP="00034B96">
      <w:pPr>
        <w:spacing w:after="0"/>
        <w:ind w:firstLine="709"/>
        <w:rPr>
          <w:rFonts w:cs="Arial"/>
          <w:color w:val="0D0D0D" w:themeColor="text1" w:themeTint="F2"/>
          <w:szCs w:val="24"/>
        </w:rPr>
      </w:pPr>
      <w:r>
        <w:rPr>
          <w:b/>
          <w:bCs/>
          <w:szCs w:val="24"/>
        </w:rPr>
        <w:br w:type="page"/>
      </w:r>
    </w:p>
    <w:p w14:paraId="34E5D41D" w14:textId="21EE734C" w:rsidR="00043B8D" w:rsidRPr="00034B96" w:rsidRDefault="00CB26C8">
      <w:pPr>
        <w:pStyle w:val="Ttulo3"/>
        <w:numPr>
          <w:ilvl w:val="1"/>
          <w:numId w:val="3"/>
        </w:numPr>
        <w:rPr>
          <w:b/>
          <w:bCs/>
          <w:color w:val="000000" w:themeColor="text1"/>
          <w:sz w:val="24"/>
          <w:szCs w:val="24"/>
        </w:rPr>
      </w:pPr>
      <w:bookmarkStart w:id="60" w:name="_Toc214634594"/>
      <w:bookmarkStart w:id="61" w:name="_Toc216250625"/>
      <w:r>
        <w:rPr>
          <w:noProof/>
        </w:rPr>
        <w:drawing>
          <wp:anchor distT="0" distB="0" distL="114300" distR="114300" simplePos="0" relativeHeight="251694080" behindDoc="0" locked="0" layoutInCell="1" allowOverlap="1" wp14:anchorId="3B060C04" wp14:editId="0A6C1C4D">
            <wp:simplePos x="0" y="0"/>
            <wp:positionH relativeFrom="column">
              <wp:posOffset>596265</wp:posOffset>
            </wp:positionH>
            <wp:positionV relativeFrom="paragraph">
              <wp:posOffset>310515</wp:posOffset>
            </wp:positionV>
            <wp:extent cx="4676775" cy="8279130"/>
            <wp:effectExtent l="0" t="0" r="9525" b="7620"/>
            <wp:wrapTopAndBottom/>
            <wp:docPr id="6162855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6775" cy="8279130"/>
                    </a:xfrm>
                    <a:prstGeom prst="rect">
                      <a:avLst/>
                    </a:prstGeom>
                    <a:noFill/>
                    <a:ln>
                      <a:noFill/>
                    </a:ln>
                  </pic:spPr>
                </pic:pic>
              </a:graphicData>
            </a:graphic>
          </wp:anchor>
        </w:drawing>
      </w:r>
      <w:r w:rsidR="00D0124E" w:rsidRPr="00034B96">
        <w:rPr>
          <w:b/>
          <w:bCs/>
          <w:color w:val="000000" w:themeColor="text1"/>
          <w:sz w:val="24"/>
          <w:szCs w:val="24"/>
        </w:rPr>
        <w:t>Diagrama Caso de uso Reda+</w:t>
      </w:r>
      <w:bookmarkEnd w:id="60"/>
      <w:bookmarkEnd w:id="61"/>
    </w:p>
    <w:p w14:paraId="2DFAD6F3" w14:textId="63FF3F46" w:rsidR="00A424BB" w:rsidRDefault="00CB26C8" w:rsidP="00CB26C8">
      <w:pPr>
        <w:spacing w:after="0" w:line="240" w:lineRule="auto"/>
        <w:contextualSpacing/>
        <w:jc w:val="center"/>
        <w:rPr>
          <w:noProof/>
        </w:rPr>
      </w:pPr>
      <w:r w:rsidRPr="00F33D09">
        <w:rPr>
          <w:b/>
          <w:bCs/>
          <w:sz w:val="22"/>
        </w:rPr>
        <w:t xml:space="preserve">Fonte: </w:t>
      </w:r>
      <w:r w:rsidRPr="00F33D09">
        <w:rPr>
          <w:sz w:val="22"/>
        </w:rPr>
        <w:t>Elaboração Própria</w:t>
      </w:r>
      <w:r w:rsidR="00A424BB">
        <w:rPr>
          <w:noProof/>
        </w:rPr>
        <w:br w:type="page"/>
      </w:r>
    </w:p>
    <w:p w14:paraId="24DA27A7" w14:textId="77F50CD7" w:rsidR="00216A11" w:rsidRPr="00A424BB" w:rsidRDefault="000E5FF7" w:rsidP="000E5FF7">
      <w:pPr>
        <w:pStyle w:val="Ttulo2"/>
        <w:numPr>
          <w:ilvl w:val="0"/>
          <w:numId w:val="0"/>
        </w:numPr>
        <w:rPr>
          <w:rFonts w:ascii="Arial" w:hAnsi="Arial" w:cs="Arial"/>
          <w:b/>
          <w:bCs/>
          <w:color w:val="0D0D0D" w:themeColor="text1" w:themeTint="F2"/>
          <w:sz w:val="24"/>
          <w:szCs w:val="24"/>
        </w:rPr>
      </w:pPr>
      <w:bookmarkStart w:id="62" w:name="_Toc214634595"/>
      <w:bookmarkStart w:id="63" w:name="_Toc216250626"/>
      <w:r>
        <w:rPr>
          <w:rFonts w:ascii="Arial" w:hAnsi="Arial" w:cs="Arial"/>
          <w:b/>
          <w:bCs/>
          <w:color w:val="0D0D0D" w:themeColor="text1" w:themeTint="F2"/>
          <w:sz w:val="24"/>
          <w:szCs w:val="24"/>
        </w:rPr>
        <w:t xml:space="preserve">2.6 </w:t>
      </w:r>
      <w:r w:rsidR="00A25F39" w:rsidRPr="00A424BB">
        <w:rPr>
          <w:rFonts w:ascii="Arial" w:hAnsi="Arial" w:cs="Arial"/>
          <w:b/>
          <w:bCs/>
          <w:color w:val="0D0D0D" w:themeColor="text1" w:themeTint="F2"/>
          <w:sz w:val="24"/>
          <w:szCs w:val="24"/>
        </w:rPr>
        <w:t xml:space="preserve">Diagrama de </w:t>
      </w:r>
      <w:r w:rsidR="00216A11" w:rsidRPr="00A424BB">
        <w:rPr>
          <w:rFonts w:ascii="Arial" w:hAnsi="Arial" w:cs="Arial"/>
          <w:b/>
          <w:bCs/>
          <w:color w:val="0D0D0D" w:themeColor="text1" w:themeTint="F2"/>
          <w:sz w:val="24"/>
          <w:szCs w:val="24"/>
        </w:rPr>
        <w:t>Classes</w:t>
      </w:r>
      <w:bookmarkEnd w:id="62"/>
      <w:bookmarkEnd w:id="63"/>
    </w:p>
    <w:p w14:paraId="65FE65EB" w14:textId="4AFAAA5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Os diagramas de classes permitem visualizar, em sistemas orientados a objetos, as classes que compõem o sistema e os relacionamentos existentes entre elas (SOMMERVILLE, 2011, p.90).</w:t>
      </w:r>
    </w:p>
    <w:p w14:paraId="4432582E" w14:textId="0D65A28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Esses diagramas são representados pelo nome da classe, seus atributos e métodos, e cada classe pode ter algum tipo de relação com outra, como associação, herança ou dependência. São a representação gráfica do sistema, onde é possível identificar a estrutura estática, as responsabilidades de cada classe e como elas interagem entre si.</w:t>
      </w:r>
    </w:p>
    <w:p w14:paraId="3C700388" w14:textId="6B98DF0E" w:rsidR="00E74B31" w:rsidRDefault="009E07E4" w:rsidP="00A424BB">
      <w:pPr>
        <w:spacing w:after="0"/>
        <w:ind w:firstLine="709"/>
        <w:rPr>
          <w:rFonts w:cs="Arial"/>
          <w:color w:val="0D0D0D" w:themeColor="text1" w:themeTint="F2"/>
          <w:szCs w:val="24"/>
        </w:rPr>
      </w:pPr>
      <w:r w:rsidRPr="00A424BB">
        <w:rPr>
          <w:rFonts w:cs="Arial"/>
          <w:color w:val="0D0D0D" w:themeColor="text1" w:themeTint="F2"/>
          <w:szCs w:val="24"/>
        </w:rPr>
        <w:t>Além disso, os diagramas de classes facilitam o planejamento e a comunicação entre os membros da equipe de desenvolvimento, pois permitem entender de forma clara a arquitetura do sistema antes da implementação. Contribuindo para um software mais organizado, modular e de fácil manutenção.</w:t>
      </w:r>
    </w:p>
    <w:p w14:paraId="64562740" w14:textId="50BF9ED4" w:rsidR="00A424BB" w:rsidRDefault="00A424BB" w:rsidP="00A424BB">
      <w:pPr>
        <w:spacing w:after="0"/>
        <w:ind w:firstLine="709"/>
        <w:rPr>
          <w:rFonts w:cs="Arial"/>
          <w:color w:val="0D0D0D" w:themeColor="text1" w:themeTint="F2"/>
          <w:szCs w:val="24"/>
        </w:rPr>
      </w:pPr>
      <w:r>
        <w:rPr>
          <w:rFonts w:cs="Arial"/>
          <w:color w:val="0D0D0D" w:themeColor="text1" w:themeTint="F2"/>
          <w:szCs w:val="24"/>
        </w:rPr>
        <w:br w:type="page"/>
      </w:r>
    </w:p>
    <w:p w14:paraId="7EF5D037" w14:textId="2116E88A" w:rsidR="00043B8D" w:rsidRPr="00A424BB" w:rsidRDefault="000E5FF7" w:rsidP="000E5FF7">
      <w:pPr>
        <w:pStyle w:val="Ttulo3"/>
        <w:numPr>
          <w:ilvl w:val="0"/>
          <w:numId w:val="0"/>
        </w:numPr>
        <w:rPr>
          <w:b/>
          <w:bCs/>
          <w:color w:val="000000" w:themeColor="text1"/>
          <w:sz w:val="24"/>
          <w:szCs w:val="24"/>
        </w:rPr>
      </w:pPr>
      <w:bookmarkStart w:id="64" w:name="_Toc214634596"/>
      <w:bookmarkStart w:id="65" w:name="_Toc216250627"/>
      <w:r>
        <w:rPr>
          <w:b/>
          <w:bCs/>
          <w:color w:val="000000" w:themeColor="text1"/>
          <w:sz w:val="24"/>
          <w:szCs w:val="24"/>
        </w:rPr>
        <w:t xml:space="preserve">2.6.1 </w:t>
      </w:r>
      <w:r w:rsidR="00E74B31" w:rsidRPr="00A424BB">
        <w:rPr>
          <w:b/>
          <w:bCs/>
          <w:color w:val="000000" w:themeColor="text1"/>
          <w:sz w:val="24"/>
          <w:szCs w:val="24"/>
        </w:rPr>
        <w:t>Diagrama de Classes Reda+</w:t>
      </w:r>
      <w:bookmarkEnd w:id="64"/>
      <w:bookmarkEnd w:id="65"/>
      <w:r w:rsidR="00043B8D" w:rsidRPr="00A424BB">
        <w:rPr>
          <w:b/>
          <w:bCs/>
          <w:color w:val="000000" w:themeColor="text1"/>
          <w:sz w:val="24"/>
          <w:szCs w:val="24"/>
        </w:rPr>
        <w:t xml:space="preserve"> </w:t>
      </w:r>
    </w:p>
    <w:p w14:paraId="7AFC7957" w14:textId="6387B25B" w:rsidR="002272F2" w:rsidRDefault="009B108E" w:rsidP="00F33D09">
      <w:pPr>
        <w:spacing w:after="0" w:line="240" w:lineRule="auto"/>
        <w:contextualSpacing/>
        <w:jc w:val="center"/>
        <w:rPr>
          <w:b/>
          <w:bCs/>
          <w:sz w:val="22"/>
        </w:rPr>
      </w:pPr>
      <w:r>
        <w:rPr>
          <w:noProof/>
        </w:rPr>
        <w:drawing>
          <wp:anchor distT="0" distB="0" distL="114300" distR="114300" simplePos="0" relativeHeight="251695104" behindDoc="0" locked="0" layoutInCell="1" allowOverlap="1" wp14:anchorId="0A27DAFE" wp14:editId="27C7C4D4">
            <wp:simplePos x="0" y="0"/>
            <wp:positionH relativeFrom="column">
              <wp:posOffset>520</wp:posOffset>
            </wp:positionH>
            <wp:positionV relativeFrom="paragraph">
              <wp:posOffset>265455</wp:posOffset>
            </wp:positionV>
            <wp:extent cx="5764530" cy="5347970"/>
            <wp:effectExtent l="0" t="0" r="7620" b="5080"/>
            <wp:wrapTopAndBottom/>
            <wp:docPr id="1327660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4530" cy="5347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BED797" w14:textId="77777777" w:rsidR="00D65AE8" w:rsidRDefault="00D65AE8" w:rsidP="00F33D09">
      <w:pPr>
        <w:spacing w:after="0" w:line="240" w:lineRule="auto"/>
        <w:contextualSpacing/>
        <w:jc w:val="center"/>
        <w:rPr>
          <w:b/>
          <w:bCs/>
          <w:sz w:val="22"/>
        </w:rPr>
      </w:pPr>
    </w:p>
    <w:p w14:paraId="0168C9AC" w14:textId="0768A642" w:rsidR="00F33D09" w:rsidRPr="00F33D09" w:rsidRDefault="00F33D09" w:rsidP="00F33D09">
      <w:pPr>
        <w:spacing w:after="0" w:line="240" w:lineRule="auto"/>
        <w:contextualSpacing/>
        <w:jc w:val="center"/>
        <w:rPr>
          <w:sz w:val="22"/>
        </w:rPr>
      </w:pPr>
      <w:r w:rsidRPr="00F33D09">
        <w:rPr>
          <w:b/>
          <w:bCs/>
          <w:sz w:val="22"/>
        </w:rPr>
        <w:t xml:space="preserve">Fonte: </w:t>
      </w:r>
      <w:r w:rsidRPr="00F33D09">
        <w:rPr>
          <w:sz w:val="22"/>
        </w:rPr>
        <w:t>Elaboração Própria</w:t>
      </w:r>
    </w:p>
    <w:p w14:paraId="1F00631F" w14:textId="07A288DA" w:rsidR="00447724" w:rsidRDefault="00447724" w:rsidP="006E6334">
      <w:pPr>
        <w:spacing w:after="0" w:line="240" w:lineRule="auto"/>
        <w:contextualSpacing/>
        <w:jc w:val="left"/>
        <w:rPr>
          <w:b/>
          <w:bCs/>
          <w:u w:val="single"/>
        </w:rPr>
      </w:pPr>
      <w:r>
        <w:rPr>
          <w:b/>
          <w:bCs/>
          <w:u w:val="single"/>
        </w:rPr>
        <w:br w:type="page"/>
      </w:r>
    </w:p>
    <w:p w14:paraId="6AA4674B" w14:textId="263BD137" w:rsidR="008D6AD1" w:rsidRPr="00447724" w:rsidRDefault="000E5FF7" w:rsidP="000E5FF7">
      <w:pPr>
        <w:pStyle w:val="Ttulo2"/>
        <w:numPr>
          <w:ilvl w:val="0"/>
          <w:numId w:val="0"/>
        </w:numPr>
        <w:rPr>
          <w:rFonts w:ascii="Arial" w:hAnsi="Arial" w:cs="Arial"/>
          <w:b/>
          <w:bCs/>
          <w:color w:val="0D0D0D" w:themeColor="text1" w:themeTint="F2"/>
          <w:sz w:val="24"/>
          <w:szCs w:val="24"/>
        </w:rPr>
      </w:pPr>
      <w:bookmarkStart w:id="66" w:name="_Toc214634597"/>
      <w:bookmarkStart w:id="67" w:name="_Toc216250628"/>
      <w:r>
        <w:rPr>
          <w:rFonts w:ascii="Arial" w:hAnsi="Arial" w:cs="Arial"/>
          <w:b/>
          <w:bCs/>
          <w:color w:val="0D0D0D" w:themeColor="text1" w:themeTint="F2"/>
          <w:sz w:val="24"/>
          <w:szCs w:val="24"/>
        </w:rPr>
        <w:t xml:space="preserve">2.7 </w:t>
      </w:r>
      <w:r w:rsidR="008D6AD1" w:rsidRPr="00447724">
        <w:rPr>
          <w:rFonts w:ascii="Arial" w:hAnsi="Arial" w:cs="Arial"/>
          <w:b/>
          <w:bCs/>
          <w:color w:val="0D0D0D" w:themeColor="text1" w:themeTint="F2"/>
          <w:sz w:val="24"/>
          <w:szCs w:val="24"/>
        </w:rPr>
        <w:t>Prototipagem</w:t>
      </w:r>
      <w:bookmarkEnd w:id="66"/>
      <w:bookmarkEnd w:id="67"/>
    </w:p>
    <w:p w14:paraId="49319EF8" w14:textId="0F18BD22" w:rsidR="008D6AD1" w:rsidRP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A prototipagem consiste na criação de versões do sistema que permitem visualizar e testar os requisitos antes do desenvolvimento completo. Ela pode ser classificada em três níveis de fidelidade: baixa, média e alta. Os protótipos geralmente começam como versões simplificadas do sistema, muitas vezes incompletas, apresentando apenas uma tela ou funcionalidade específica para interação do usuário</w:t>
      </w:r>
      <w:r w:rsidR="00447724">
        <w:rPr>
          <w:rFonts w:cs="Arial"/>
          <w:color w:val="0D0D0D" w:themeColor="text1" w:themeTint="F2"/>
          <w:szCs w:val="24"/>
        </w:rPr>
        <w:t xml:space="preserve">. </w:t>
      </w:r>
      <w:r w:rsidRPr="00447724">
        <w:rPr>
          <w:rFonts w:cs="Arial"/>
          <w:color w:val="0D0D0D" w:themeColor="text1" w:themeTint="F2"/>
          <w:szCs w:val="24"/>
        </w:rPr>
        <w:t>Esse processo possibilita identificar problemas e realizar ajustes antecipadamente, evitando custos e retrabalho durante o desenvolvimento. À medida que o projeto avança, os protótipos evoluem, tornando-se mais completos até alcançar uma representação visual e funcional próxima do produto final.</w:t>
      </w:r>
    </w:p>
    <w:p w14:paraId="0FAC6118" w14:textId="77777777" w:rsidR="008D6AD1"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A utilização de protótipos é fundamental para detectar falhas nos requisitos que, muitas vezes, não são perceptíveis apenas com diagramas ou especificações formais. Além disso, permite que usuários e clientes forneçam feedback, sugerindo novas funcionalidades ou solicitando ajustes em funções existentes, garantindo que o produto final atenda às necessidades reais do usuário (SOMMERVILLE, 2011, p. 30).</w:t>
      </w:r>
    </w:p>
    <w:p w14:paraId="631596C1" w14:textId="3BA8DB50" w:rsidR="00F33D09" w:rsidRDefault="00F33D09" w:rsidP="008D6AD1">
      <w:pPr>
        <w:spacing w:after="0" w:line="240" w:lineRule="auto"/>
        <w:ind w:firstLine="708"/>
        <w:contextualSpacing/>
        <w:jc w:val="left"/>
        <w:rPr>
          <w:b/>
          <w:bCs/>
        </w:rPr>
      </w:pPr>
      <w:r>
        <w:rPr>
          <w:b/>
          <w:bCs/>
        </w:rPr>
        <w:br w:type="page"/>
      </w:r>
    </w:p>
    <w:p w14:paraId="4E455D6D" w14:textId="5B65219E" w:rsidR="008D6AD1" w:rsidRPr="00447724" w:rsidRDefault="000E5FF7" w:rsidP="000E5FF7">
      <w:pPr>
        <w:pStyle w:val="Ttulo3"/>
        <w:numPr>
          <w:ilvl w:val="0"/>
          <w:numId w:val="0"/>
        </w:numPr>
        <w:rPr>
          <w:b/>
          <w:bCs/>
          <w:color w:val="000000" w:themeColor="text1"/>
          <w:sz w:val="24"/>
          <w:szCs w:val="24"/>
        </w:rPr>
      </w:pPr>
      <w:bookmarkStart w:id="68" w:name="_Toc214634598"/>
      <w:bookmarkStart w:id="69" w:name="_Toc216250629"/>
      <w:r>
        <w:rPr>
          <w:b/>
          <w:bCs/>
          <w:color w:val="000000" w:themeColor="text1"/>
          <w:sz w:val="24"/>
          <w:szCs w:val="24"/>
        </w:rPr>
        <w:t xml:space="preserve">2.7.1 </w:t>
      </w:r>
      <w:r w:rsidR="008D6AD1" w:rsidRPr="00447724">
        <w:rPr>
          <w:b/>
          <w:bCs/>
          <w:color w:val="000000" w:themeColor="text1"/>
          <w:sz w:val="24"/>
          <w:szCs w:val="24"/>
        </w:rPr>
        <w:t>Prototipagem de baixa definição</w:t>
      </w:r>
      <w:bookmarkEnd w:id="68"/>
      <w:bookmarkEnd w:id="69"/>
    </w:p>
    <w:p w14:paraId="0AA06F62" w14:textId="3F551559" w:rsidR="00CC06D3"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Os protótipos de baixa definição são criados de forma rápida e simples, geralmente à mão ou utilizando interfaces gráficas básicas. O objetivo principal é representar a estrutura geral do sistema, destacando a disposição dos elementos e as interações essenciais, sem se preocupar com detalhes visuais ou funcionais complexos.</w:t>
      </w:r>
    </w:p>
    <w:p w14:paraId="0D52C7A8" w14:textId="77777777" w:rsidR="00CC06D3" w:rsidRPr="00447724" w:rsidRDefault="00CC06D3" w:rsidP="00CC06D3">
      <w:pPr>
        <w:spacing w:after="0"/>
        <w:ind w:firstLine="709"/>
        <w:rPr>
          <w:rFonts w:cs="Arial"/>
          <w:color w:val="0D0D0D" w:themeColor="text1" w:themeTint="F2"/>
          <w:szCs w:val="24"/>
        </w:rPr>
      </w:pPr>
    </w:p>
    <w:p w14:paraId="0B55FE5D" w14:textId="62D73AD8" w:rsidR="008D6AD1" w:rsidRPr="00447724" w:rsidRDefault="000E5FF7" w:rsidP="000E5FF7">
      <w:pPr>
        <w:pStyle w:val="Ttulo3"/>
        <w:numPr>
          <w:ilvl w:val="0"/>
          <w:numId w:val="0"/>
        </w:numPr>
        <w:rPr>
          <w:b/>
          <w:bCs/>
          <w:color w:val="000000" w:themeColor="text1"/>
          <w:sz w:val="24"/>
          <w:szCs w:val="24"/>
        </w:rPr>
      </w:pPr>
      <w:bookmarkStart w:id="70" w:name="_Toc214634599"/>
      <w:bookmarkStart w:id="71" w:name="_Toc216250630"/>
      <w:r>
        <w:rPr>
          <w:b/>
          <w:bCs/>
          <w:color w:val="000000" w:themeColor="text1"/>
          <w:sz w:val="24"/>
          <w:szCs w:val="24"/>
        </w:rPr>
        <w:t xml:space="preserve">2.7.2 </w:t>
      </w:r>
      <w:r w:rsidR="008D6AD1" w:rsidRPr="00447724">
        <w:rPr>
          <w:b/>
          <w:bCs/>
          <w:color w:val="000000" w:themeColor="text1"/>
          <w:sz w:val="24"/>
          <w:szCs w:val="24"/>
        </w:rPr>
        <w:t>Prototipagem de média definição</w:t>
      </w:r>
      <w:bookmarkEnd w:id="70"/>
      <w:bookmarkEnd w:id="71"/>
    </w:p>
    <w:p w14:paraId="5F71928E" w14:textId="6F9EEF74" w:rsid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Neste nível, os protótipos começam a incluir elementos visuais mais detalhados, como layouts digitais, cores básicas e tipografias. Botões e links passam a ser funcionais, permitindo testes iniciais de interação. O objetivo é fornecer uma prévia mais próxima do design final, facilitando a avaliação do protótipo por usuários e clientes.</w:t>
      </w:r>
    </w:p>
    <w:p w14:paraId="69D33E4E" w14:textId="77777777" w:rsidR="00CC06D3" w:rsidRPr="00447724" w:rsidRDefault="00CC06D3" w:rsidP="00CC06D3">
      <w:pPr>
        <w:spacing w:after="0"/>
        <w:ind w:firstLine="709"/>
        <w:rPr>
          <w:rFonts w:cs="Arial"/>
          <w:color w:val="0D0D0D" w:themeColor="text1" w:themeTint="F2"/>
          <w:szCs w:val="24"/>
        </w:rPr>
      </w:pPr>
    </w:p>
    <w:p w14:paraId="20287403" w14:textId="03EB29B2" w:rsidR="008D6AD1" w:rsidRPr="00447724" w:rsidRDefault="000E5FF7" w:rsidP="000E5FF7">
      <w:pPr>
        <w:pStyle w:val="Ttulo3"/>
        <w:numPr>
          <w:ilvl w:val="0"/>
          <w:numId w:val="0"/>
        </w:numPr>
        <w:rPr>
          <w:b/>
          <w:bCs/>
          <w:color w:val="000000" w:themeColor="text1"/>
          <w:sz w:val="24"/>
          <w:szCs w:val="24"/>
        </w:rPr>
      </w:pPr>
      <w:bookmarkStart w:id="72" w:name="_Toc214634600"/>
      <w:bookmarkStart w:id="73" w:name="_Toc216250631"/>
      <w:r>
        <w:rPr>
          <w:b/>
          <w:bCs/>
          <w:color w:val="000000" w:themeColor="text1"/>
          <w:sz w:val="24"/>
          <w:szCs w:val="24"/>
        </w:rPr>
        <w:t xml:space="preserve">2.7.3 </w:t>
      </w:r>
      <w:r w:rsidR="008D6AD1" w:rsidRPr="00447724">
        <w:rPr>
          <w:b/>
          <w:bCs/>
          <w:color w:val="000000" w:themeColor="text1"/>
          <w:sz w:val="24"/>
          <w:szCs w:val="24"/>
        </w:rPr>
        <w:t>Prototipagem de alta definição</w:t>
      </w:r>
      <w:bookmarkEnd w:id="72"/>
      <w:bookmarkEnd w:id="73"/>
    </w:p>
    <w:p w14:paraId="76564980" w14:textId="45B009C6" w:rsidR="00447724"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Os protótipos de alta definição apresentam um visual e funcionalidades muito próximas do produto final, incluindo cores, imagens, ícones e animações. Essa etapa é essencial para testes avançados e para a obtenção da aprovação final do cliente ou usuário, antes do início do desenvolvimento efetivo do sistema a ser entregue.</w:t>
      </w:r>
    </w:p>
    <w:p w14:paraId="410A5D74" w14:textId="77777777" w:rsidR="00447724" w:rsidRDefault="00447724" w:rsidP="00216A11">
      <w:pPr>
        <w:spacing w:after="0" w:line="240" w:lineRule="auto"/>
        <w:contextualSpacing/>
        <w:jc w:val="left"/>
        <w:rPr>
          <w:b/>
          <w:bCs/>
        </w:rPr>
      </w:pPr>
      <w:r>
        <w:rPr>
          <w:b/>
          <w:bCs/>
        </w:rPr>
        <w:br w:type="page"/>
      </w:r>
    </w:p>
    <w:p w14:paraId="31391163" w14:textId="2657585D" w:rsidR="00BD5A84" w:rsidRPr="00447724" w:rsidRDefault="000E5FF7" w:rsidP="000E5FF7">
      <w:pPr>
        <w:pStyle w:val="Ttulo2"/>
        <w:numPr>
          <w:ilvl w:val="0"/>
          <w:numId w:val="0"/>
        </w:numPr>
        <w:spacing w:after="160"/>
        <w:rPr>
          <w:rFonts w:ascii="Arial" w:hAnsi="Arial" w:cs="Arial"/>
          <w:b/>
          <w:bCs/>
          <w:color w:val="0D0D0D" w:themeColor="text1" w:themeTint="F2"/>
          <w:sz w:val="24"/>
          <w:szCs w:val="24"/>
        </w:rPr>
      </w:pPr>
      <w:bookmarkStart w:id="74" w:name="_Toc214634601"/>
      <w:bookmarkStart w:id="75" w:name="_Toc216250632"/>
      <w:r>
        <w:rPr>
          <w:rFonts w:ascii="Arial" w:hAnsi="Arial" w:cs="Arial"/>
          <w:b/>
          <w:bCs/>
          <w:color w:val="0D0D0D" w:themeColor="text1" w:themeTint="F2"/>
          <w:sz w:val="24"/>
          <w:szCs w:val="24"/>
        </w:rPr>
        <w:t xml:space="preserve">2.8 </w:t>
      </w:r>
      <w:r w:rsidR="00216A11" w:rsidRPr="00447724">
        <w:rPr>
          <w:rFonts w:ascii="Arial" w:hAnsi="Arial" w:cs="Arial"/>
          <w:b/>
          <w:bCs/>
          <w:color w:val="0D0D0D" w:themeColor="text1" w:themeTint="F2"/>
          <w:sz w:val="24"/>
          <w:szCs w:val="24"/>
        </w:rPr>
        <w:t>Cronograma de Atividades</w:t>
      </w:r>
      <w:bookmarkEnd w:id="74"/>
      <w:bookmarkEnd w:id="75"/>
    </w:p>
    <w:p w14:paraId="2211BE5D" w14:textId="42523CD6" w:rsidR="00E7038B" w:rsidRPr="00447724" w:rsidRDefault="002A2159" w:rsidP="00447724">
      <w:pPr>
        <w:spacing w:after="0" w:line="240" w:lineRule="auto"/>
        <w:contextualSpacing/>
        <w:jc w:val="center"/>
        <w:rPr>
          <w:b/>
          <w:bCs/>
          <w:color w:val="0D0D0D" w:themeColor="text1" w:themeTint="F2"/>
        </w:rPr>
      </w:pPr>
      <w:r w:rsidRPr="00447724">
        <w:rPr>
          <w:b/>
          <w:bCs/>
          <w:color w:val="0D0D0D" w:themeColor="text1" w:themeTint="F2"/>
        </w:rPr>
        <w:t xml:space="preserve">Tabela </w:t>
      </w:r>
      <w:r w:rsidR="005A10E7" w:rsidRPr="00447724">
        <w:rPr>
          <w:b/>
          <w:bCs/>
          <w:color w:val="0D0D0D" w:themeColor="text1" w:themeTint="F2"/>
        </w:rPr>
        <w:t>2</w:t>
      </w:r>
      <w:r w:rsidRPr="00447724">
        <w:rPr>
          <w:b/>
          <w:bCs/>
          <w:color w:val="0D0D0D" w:themeColor="text1" w:themeTint="F2"/>
        </w:rPr>
        <w:t xml:space="preserve"> – </w:t>
      </w:r>
      <w:r w:rsidRPr="001F3C89">
        <w:rPr>
          <w:color w:val="0D0D0D" w:themeColor="text1" w:themeTint="F2"/>
        </w:rPr>
        <w:t>Cronograma de atividades de 2025</w:t>
      </w:r>
    </w:p>
    <w:p w14:paraId="344A48BF" w14:textId="77777777" w:rsidR="00447724" w:rsidRPr="00447724" w:rsidRDefault="00447724" w:rsidP="00447724">
      <w:pPr>
        <w:spacing w:after="0"/>
        <w:contextualSpacing/>
        <w:jc w:val="center"/>
        <w:rPr>
          <w:color w:val="0D0D0D" w:themeColor="text1" w:themeTint="F2"/>
        </w:rPr>
      </w:pPr>
    </w:p>
    <w:tbl>
      <w:tblPr>
        <w:tblStyle w:val="Tabelacomgrade"/>
        <w:tblW w:w="0" w:type="auto"/>
        <w:jc w:val="center"/>
        <w:tblLook w:val="04A0" w:firstRow="1" w:lastRow="0" w:firstColumn="1" w:lastColumn="0" w:noHBand="0" w:noVBand="1"/>
      </w:tblPr>
      <w:tblGrid>
        <w:gridCol w:w="3397"/>
        <w:gridCol w:w="851"/>
        <w:gridCol w:w="851"/>
        <w:gridCol w:w="851"/>
        <w:gridCol w:w="851"/>
      </w:tblGrid>
      <w:tr w:rsidR="001F3C89" w14:paraId="6B38667A" w14:textId="5FBFA131" w:rsidTr="001F3C89">
        <w:trPr>
          <w:jc w:val="center"/>
        </w:trPr>
        <w:tc>
          <w:tcPr>
            <w:tcW w:w="3397" w:type="dxa"/>
            <w:shd w:val="clear" w:color="auto" w:fill="BFBFBF" w:themeFill="background1" w:themeFillShade="BF"/>
          </w:tcPr>
          <w:p w14:paraId="76A62653" w14:textId="77777777" w:rsidR="001F3C89" w:rsidRPr="00BD5A84" w:rsidRDefault="001F3C89" w:rsidP="00BD5A84">
            <w:pPr>
              <w:spacing w:line="240" w:lineRule="auto"/>
              <w:contextualSpacing/>
              <w:jc w:val="center"/>
              <w:rPr>
                <w:b/>
                <w:bCs/>
                <w:color w:val="0D0D0D" w:themeColor="text1" w:themeTint="F2"/>
              </w:rPr>
            </w:pPr>
            <w:r w:rsidRPr="00BD5A84">
              <w:rPr>
                <w:b/>
                <w:bCs/>
                <w:color w:val="0D0D0D" w:themeColor="text1" w:themeTint="F2"/>
              </w:rPr>
              <w:t>Atividades</w:t>
            </w:r>
          </w:p>
        </w:tc>
        <w:tc>
          <w:tcPr>
            <w:tcW w:w="851" w:type="dxa"/>
            <w:shd w:val="clear" w:color="auto" w:fill="BFBFBF" w:themeFill="background1" w:themeFillShade="BF"/>
          </w:tcPr>
          <w:p w14:paraId="4B75669E" w14:textId="04F1B9DA" w:rsidR="001F3C89" w:rsidRDefault="001F3C89" w:rsidP="00BD5A84">
            <w:pPr>
              <w:spacing w:line="240" w:lineRule="auto"/>
              <w:contextualSpacing/>
              <w:jc w:val="center"/>
              <w:rPr>
                <w:b/>
                <w:bCs/>
                <w:color w:val="0D0D0D" w:themeColor="text1" w:themeTint="F2"/>
              </w:rPr>
            </w:pPr>
            <w:r>
              <w:rPr>
                <w:b/>
                <w:bCs/>
                <w:color w:val="0D0D0D" w:themeColor="text1" w:themeTint="F2"/>
              </w:rPr>
              <w:t>Set</w:t>
            </w:r>
          </w:p>
        </w:tc>
        <w:tc>
          <w:tcPr>
            <w:tcW w:w="851" w:type="dxa"/>
            <w:shd w:val="clear" w:color="auto" w:fill="BFBFBF" w:themeFill="background1" w:themeFillShade="BF"/>
          </w:tcPr>
          <w:p w14:paraId="4F8C00BB" w14:textId="0EE99FD6" w:rsidR="001F3C89" w:rsidRDefault="001F3C89" w:rsidP="00BD5A84">
            <w:pPr>
              <w:spacing w:line="240" w:lineRule="auto"/>
              <w:contextualSpacing/>
              <w:jc w:val="center"/>
              <w:rPr>
                <w:b/>
                <w:bCs/>
                <w:color w:val="0D0D0D" w:themeColor="text1" w:themeTint="F2"/>
              </w:rPr>
            </w:pPr>
            <w:r>
              <w:rPr>
                <w:b/>
                <w:bCs/>
                <w:color w:val="0D0D0D" w:themeColor="text1" w:themeTint="F2"/>
              </w:rPr>
              <w:t>Out</w:t>
            </w:r>
          </w:p>
        </w:tc>
        <w:tc>
          <w:tcPr>
            <w:tcW w:w="851" w:type="dxa"/>
            <w:shd w:val="clear" w:color="auto" w:fill="BFBFBF" w:themeFill="background1" w:themeFillShade="BF"/>
          </w:tcPr>
          <w:p w14:paraId="05A7BDA9" w14:textId="329BB710" w:rsidR="001F3C89" w:rsidRDefault="001F3C89" w:rsidP="00BD5A84">
            <w:pPr>
              <w:spacing w:line="240" w:lineRule="auto"/>
              <w:contextualSpacing/>
              <w:jc w:val="center"/>
              <w:rPr>
                <w:b/>
                <w:bCs/>
                <w:color w:val="0D0D0D" w:themeColor="text1" w:themeTint="F2"/>
              </w:rPr>
            </w:pPr>
            <w:r>
              <w:rPr>
                <w:b/>
                <w:bCs/>
                <w:color w:val="0D0D0D" w:themeColor="text1" w:themeTint="F2"/>
              </w:rPr>
              <w:t>Nov</w:t>
            </w:r>
          </w:p>
        </w:tc>
        <w:tc>
          <w:tcPr>
            <w:tcW w:w="851" w:type="dxa"/>
            <w:shd w:val="clear" w:color="auto" w:fill="BFBFBF" w:themeFill="background1" w:themeFillShade="BF"/>
          </w:tcPr>
          <w:p w14:paraId="52D79318" w14:textId="0651C626" w:rsidR="001F3C89" w:rsidRDefault="001F3C89" w:rsidP="00BD5A84">
            <w:pPr>
              <w:spacing w:line="240" w:lineRule="auto"/>
              <w:contextualSpacing/>
              <w:jc w:val="center"/>
              <w:rPr>
                <w:b/>
                <w:bCs/>
                <w:color w:val="0D0D0D" w:themeColor="text1" w:themeTint="F2"/>
              </w:rPr>
            </w:pPr>
            <w:r>
              <w:rPr>
                <w:b/>
                <w:bCs/>
                <w:color w:val="0D0D0D" w:themeColor="text1" w:themeTint="F2"/>
              </w:rPr>
              <w:t>Dez</w:t>
            </w:r>
          </w:p>
        </w:tc>
      </w:tr>
      <w:tr w:rsidR="001F3C89" w14:paraId="3C38F537" w14:textId="37BA53C0" w:rsidTr="00447724">
        <w:trPr>
          <w:trHeight w:val="439"/>
          <w:jc w:val="center"/>
        </w:trPr>
        <w:tc>
          <w:tcPr>
            <w:tcW w:w="3397" w:type="dxa"/>
          </w:tcPr>
          <w:p w14:paraId="6DC033E7" w14:textId="77777777" w:rsidR="001F3C89" w:rsidRPr="00BD5A84" w:rsidRDefault="001F3C89" w:rsidP="00B4194C">
            <w:pPr>
              <w:spacing w:line="240" w:lineRule="auto"/>
              <w:contextualSpacing/>
              <w:jc w:val="left"/>
              <w:rPr>
                <w:color w:val="0D0D0D" w:themeColor="text1" w:themeTint="F2"/>
              </w:rPr>
            </w:pPr>
            <w:r w:rsidRPr="00BD5A84">
              <w:rPr>
                <w:color w:val="0D0D0D" w:themeColor="text1" w:themeTint="F2"/>
              </w:rPr>
              <w:t>Elaboração do Tema</w:t>
            </w:r>
          </w:p>
        </w:tc>
        <w:tc>
          <w:tcPr>
            <w:tcW w:w="851" w:type="dxa"/>
          </w:tcPr>
          <w:p w14:paraId="67256ABF" w14:textId="0D0A47ED" w:rsidR="001F3C89" w:rsidRPr="00BD5A84" w:rsidRDefault="001F3C89" w:rsidP="00434F61">
            <w:pPr>
              <w:spacing w:line="240" w:lineRule="auto"/>
              <w:contextualSpacing/>
              <w:jc w:val="center"/>
              <w:rPr>
                <w:color w:val="0D0D0D" w:themeColor="text1" w:themeTint="F2"/>
              </w:rPr>
            </w:pPr>
            <w:r>
              <w:rPr>
                <w:noProof/>
              </w:rPr>
              <w:drawing>
                <wp:inline distT="0" distB="0" distL="0" distR="0" wp14:anchorId="5E761647" wp14:editId="7341910F">
                  <wp:extent cx="304800" cy="304800"/>
                  <wp:effectExtent l="0" t="0" r="0" b="0"/>
                  <wp:docPr id="69766533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5CBE6CF1" w14:textId="77777777" w:rsidR="001F3C89" w:rsidRPr="00BD5A84" w:rsidRDefault="001F3C89" w:rsidP="00434F61">
            <w:pPr>
              <w:spacing w:line="240" w:lineRule="auto"/>
              <w:contextualSpacing/>
              <w:jc w:val="center"/>
              <w:rPr>
                <w:color w:val="0D0D0D" w:themeColor="text1" w:themeTint="F2"/>
              </w:rPr>
            </w:pPr>
          </w:p>
        </w:tc>
        <w:tc>
          <w:tcPr>
            <w:tcW w:w="851" w:type="dxa"/>
          </w:tcPr>
          <w:p w14:paraId="6721AF8D" w14:textId="77777777" w:rsidR="001F3C89" w:rsidRPr="00BD5A84" w:rsidRDefault="001F3C89" w:rsidP="00434F61">
            <w:pPr>
              <w:spacing w:line="240" w:lineRule="auto"/>
              <w:contextualSpacing/>
              <w:jc w:val="center"/>
              <w:rPr>
                <w:color w:val="0D0D0D" w:themeColor="text1" w:themeTint="F2"/>
              </w:rPr>
            </w:pPr>
          </w:p>
        </w:tc>
        <w:tc>
          <w:tcPr>
            <w:tcW w:w="851" w:type="dxa"/>
          </w:tcPr>
          <w:p w14:paraId="41AE6AAA" w14:textId="77777777" w:rsidR="001F3C89" w:rsidRPr="00BD5A84" w:rsidRDefault="001F3C89" w:rsidP="00434F61">
            <w:pPr>
              <w:spacing w:line="240" w:lineRule="auto"/>
              <w:contextualSpacing/>
              <w:jc w:val="center"/>
              <w:rPr>
                <w:color w:val="0D0D0D" w:themeColor="text1" w:themeTint="F2"/>
              </w:rPr>
            </w:pPr>
          </w:p>
        </w:tc>
      </w:tr>
      <w:tr w:rsidR="001F3C89" w14:paraId="7253A6E6" w14:textId="6309F090" w:rsidTr="00447724">
        <w:trPr>
          <w:trHeight w:val="701"/>
          <w:jc w:val="center"/>
        </w:trPr>
        <w:tc>
          <w:tcPr>
            <w:tcW w:w="3397" w:type="dxa"/>
          </w:tcPr>
          <w:p w14:paraId="70241C0A" w14:textId="77777777"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Formulação do problema e objetivos</w:t>
            </w:r>
          </w:p>
        </w:tc>
        <w:tc>
          <w:tcPr>
            <w:tcW w:w="851" w:type="dxa"/>
          </w:tcPr>
          <w:p w14:paraId="55CC8E91" w14:textId="280A5116"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2ED5741D" wp14:editId="4DD43C13">
                  <wp:extent cx="304800" cy="304800"/>
                  <wp:effectExtent l="0" t="0" r="0" b="0"/>
                  <wp:docPr id="1773825311"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3F99E94A" w14:textId="77777777" w:rsidR="001F3C89" w:rsidRPr="00434F61" w:rsidRDefault="001F3C89" w:rsidP="00434F61">
            <w:pPr>
              <w:spacing w:line="240" w:lineRule="auto"/>
              <w:contextualSpacing/>
              <w:jc w:val="center"/>
              <w:rPr>
                <w:color w:val="0D0D0D" w:themeColor="text1" w:themeTint="F2"/>
              </w:rPr>
            </w:pPr>
          </w:p>
        </w:tc>
        <w:tc>
          <w:tcPr>
            <w:tcW w:w="851" w:type="dxa"/>
          </w:tcPr>
          <w:p w14:paraId="6F5F3328" w14:textId="77777777" w:rsidR="001F3C89" w:rsidRPr="00434F61" w:rsidRDefault="001F3C89" w:rsidP="00434F61">
            <w:pPr>
              <w:spacing w:line="240" w:lineRule="auto"/>
              <w:contextualSpacing/>
              <w:jc w:val="center"/>
              <w:rPr>
                <w:color w:val="0D0D0D" w:themeColor="text1" w:themeTint="F2"/>
              </w:rPr>
            </w:pPr>
          </w:p>
        </w:tc>
        <w:tc>
          <w:tcPr>
            <w:tcW w:w="851" w:type="dxa"/>
          </w:tcPr>
          <w:p w14:paraId="12F45302" w14:textId="77777777" w:rsidR="001F3C89" w:rsidRPr="00434F61" w:rsidRDefault="001F3C89" w:rsidP="00434F61">
            <w:pPr>
              <w:spacing w:line="240" w:lineRule="auto"/>
              <w:contextualSpacing/>
              <w:jc w:val="center"/>
              <w:rPr>
                <w:color w:val="0D0D0D" w:themeColor="text1" w:themeTint="F2"/>
              </w:rPr>
            </w:pPr>
          </w:p>
        </w:tc>
      </w:tr>
      <w:tr w:rsidR="001F3C89" w14:paraId="2694C8FD" w14:textId="3DAC5269" w:rsidTr="00447724">
        <w:trPr>
          <w:trHeight w:val="414"/>
          <w:jc w:val="center"/>
        </w:trPr>
        <w:tc>
          <w:tcPr>
            <w:tcW w:w="3397" w:type="dxa"/>
          </w:tcPr>
          <w:p w14:paraId="0E36B49A" w14:textId="3589115E" w:rsidR="001F3C89" w:rsidRPr="00434F61" w:rsidRDefault="001F3C89" w:rsidP="00B4194C">
            <w:pPr>
              <w:spacing w:line="240" w:lineRule="auto"/>
              <w:contextualSpacing/>
              <w:jc w:val="left"/>
              <w:rPr>
                <w:color w:val="0D0D0D" w:themeColor="text1" w:themeTint="F2"/>
              </w:rPr>
            </w:pPr>
            <w:r>
              <w:rPr>
                <w:color w:val="0D0D0D" w:themeColor="text1" w:themeTint="F2"/>
              </w:rPr>
              <w:t>Formulação da Solução</w:t>
            </w:r>
          </w:p>
        </w:tc>
        <w:tc>
          <w:tcPr>
            <w:tcW w:w="851" w:type="dxa"/>
          </w:tcPr>
          <w:p w14:paraId="6BC6AAE2" w14:textId="62E62EBD"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339BFB4D" wp14:editId="02049AD5">
                  <wp:extent cx="304800" cy="304800"/>
                  <wp:effectExtent l="0" t="0" r="0" b="0"/>
                  <wp:docPr id="144334627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66804116" w14:textId="77777777" w:rsidR="001F3C89" w:rsidRPr="00434F61" w:rsidRDefault="001F3C89" w:rsidP="00434F61">
            <w:pPr>
              <w:spacing w:line="240" w:lineRule="auto"/>
              <w:contextualSpacing/>
              <w:jc w:val="center"/>
              <w:rPr>
                <w:color w:val="0D0D0D" w:themeColor="text1" w:themeTint="F2"/>
              </w:rPr>
            </w:pPr>
          </w:p>
        </w:tc>
        <w:tc>
          <w:tcPr>
            <w:tcW w:w="851" w:type="dxa"/>
          </w:tcPr>
          <w:p w14:paraId="0785CD5D" w14:textId="77777777" w:rsidR="001F3C89" w:rsidRPr="00434F61" w:rsidRDefault="001F3C89" w:rsidP="00434F61">
            <w:pPr>
              <w:spacing w:line="240" w:lineRule="auto"/>
              <w:contextualSpacing/>
              <w:jc w:val="center"/>
              <w:rPr>
                <w:color w:val="0D0D0D" w:themeColor="text1" w:themeTint="F2"/>
              </w:rPr>
            </w:pPr>
          </w:p>
        </w:tc>
        <w:tc>
          <w:tcPr>
            <w:tcW w:w="851" w:type="dxa"/>
          </w:tcPr>
          <w:p w14:paraId="10288231" w14:textId="77777777" w:rsidR="001F3C89" w:rsidRPr="00434F61" w:rsidRDefault="001F3C89" w:rsidP="00434F61">
            <w:pPr>
              <w:spacing w:line="240" w:lineRule="auto"/>
              <w:contextualSpacing/>
              <w:jc w:val="center"/>
              <w:rPr>
                <w:color w:val="0D0D0D" w:themeColor="text1" w:themeTint="F2"/>
              </w:rPr>
            </w:pPr>
          </w:p>
        </w:tc>
      </w:tr>
      <w:tr w:rsidR="001F3C89" w14:paraId="00C56501" w14:textId="044446D6" w:rsidTr="00447724">
        <w:trPr>
          <w:trHeight w:val="414"/>
          <w:jc w:val="center"/>
        </w:trPr>
        <w:tc>
          <w:tcPr>
            <w:tcW w:w="3397" w:type="dxa"/>
          </w:tcPr>
          <w:p w14:paraId="477456AF" w14:textId="2C6EFDBC" w:rsidR="001F3C89" w:rsidRDefault="001F3C89" w:rsidP="00B4194C">
            <w:pPr>
              <w:spacing w:line="240" w:lineRule="auto"/>
              <w:contextualSpacing/>
              <w:jc w:val="left"/>
              <w:rPr>
                <w:color w:val="0D0D0D" w:themeColor="text1" w:themeTint="F2"/>
              </w:rPr>
            </w:pPr>
            <w:r>
              <w:rPr>
                <w:color w:val="0D0D0D" w:themeColor="text1" w:themeTint="F2"/>
              </w:rPr>
              <w:t>Criação do Esboço</w:t>
            </w:r>
          </w:p>
        </w:tc>
        <w:tc>
          <w:tcPr>
            <w:tcW w:w="851" w:type="dxa"/>
          </w:tcPr>
          <w:p w14:paraId="552E626C" w14:textId="5DA2C753" w:rsidR="001F3C89" w:rsidRDefault="001F3C89" w:rsidP="00434F61">
            <w:pPr>
              <w:spacing w:line="240" w:lineRule="auto"/>
              <w:contextualSpacing/>
              <w:jc w:val="center"/>
              <w:rPr>
                <w:noProof/>
              </w:rPr>
            </w:pPr>
            <w:r>
              <w:rPr>
                <w:noProof/>
              </w:rPr>
              <w:drawing>
                <wp:inline distT="0" distB="0" distL="0" distR="0" wp14:anchorId="48C5B596" wp14:editId="63D40DB0">
                  <wp:extent cx="304800" cy="304800"/>
                  <wp:effectExtent l="0" t="0" r="0" b="0"/>
                  <wp:docPr id="13805019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6F82A3D2" w14:textId="77777777" w:rsidR="001F3C89" w:rsidRPr="00434F61" w:rsidRDefault="001F3C89" w:rsidP="00434F61">
            <w:pPr>
              <w:spacing w:line="240" w:lineRule="auto"/>
              <w:contextualSpacing/>
              <w:jc w:val="center"/>
              <w:rPr>
                <w:color w:val="0D0D0D" w:themeColor="text1" w:themeTint="F2"/>
              </w:rPr>
            </w:pPr>
          </w:p>
        </w:tc>
        <w:tc>
          <w:tcPr>
            <w:tcW w:w="851" w:type="dxa"/>
          </w:tcPr>
          <w:p w14:paraId="01D3A049" w14:textId="54979AA0"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5713D972" wp14:editId="2F89C4C7">
                  <wp:extent cx="304800" cy="304800"/>
                  <wp:effectExtent l="0" t="0" r="0" b="0"/>
                  <wp:docPr id="149887484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2EB8C0B3" w14:textId="77777777" w:rsidR="001F3C89" w:rsidRPr="00434F61" w:rsidRDefault="001F3C89" w:rsidP="00434F61">
            <w:pPr>
              <w:spacing w:line="240" w:lineRule="auto"/>
              <w:contextualSpacing/>
              <w:jc w:val="center"/>
              <w:rPr>
                <w:color w:val="0D0D0D" w:themeColor="text1" w:themeTint="F2"/>
              </w:rPr>
            </w:pPr>
          </w:p>
        </w:tc>
      </w:tr>
      <w:tr w:rsidR="001F3C89" w14:paraId="34FC650C" w14:textId="1B9A949D" w:rsidTr="00447724">
        <w:trPr>
          <w:trHeight w:val="405"/>
          <w:jc w:val="center"/>
        </w:trPr>
        <w:tc>
          <w:tcPr>
            <w:tcW w:w="3397" w:type="dxa"/>
          </w:tcPr>
          <w:p w14:paraId="635ACC0B" w14:textId="5C300254"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Analise de requisitos</w:t>
            </w:r>
          </w:p>
        </w:tc>
        <w:tc>
          <w:tcPr>
            <w:tcW w:w="851" w:type="dxa"/>
          </w:tcPr>
          <w:p w14:paraId="0EA23855" w14:textId="77777777" w:rsidR="001F3C89" w:rsidRPr="00434F61" w:rsidRDefault="001F3C89" w:rsidP="00434F61">
            <w:pPr>
              <w:spacing w:line="240" w:lineRule="auto"/>
              <w:contextualSpacing/>
              <w:jc w:val="center"/>
              <w:rPr>
                <w:color w:val="0D0D0D" w:themeColor="text1" w:themeTint="F2"/>
              </w:rPr>
            </w:pPr>
          </w:p>
        </w:tc>
        <w:tc>
          <w:tcPr>
            <w:tcW w:w="851" w:type="dxa"/>
          </w:tcPr>
          <w:p w14:paraId="02B34EF7" w14:textId="6BFE0F09"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0C93C5F5" wp14:editId="1C1E11F6">
                  <wp:extent cx="304800" cy="304800"/>
                  <wp:effectExtent l="0" t="0" r="0" b="0"/>
                  <wp:docPr id="104816558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0CB318A0" w14:textId="77777777" w:rsidR="001F3C89" w:rsidRPr="00434F61" w:rsidRDefault="001F3C89" w:rsidP="00434F61">
            <w:pPr>
              <w:spacing w:line="240" w:lineRule="auto"/>
              <w:contextualSpacing/>
              <w:jc w:val="center"/>
              <w:rPr>
                <w:color w:val="0D0D0D" w:themeColor="text1" w:themeTint="F2"/>
              </w:rPr>
            </w:pPr>
          </w:p>
        </w:tc>
        <w:tc>
          <w:tcPr>
            <w:tcW w:w="851" w:type="dxa"/>
          </w:tcPr>
          <w:p w14:paraId="00762A38" w14:textId="77777777" w:rsidR="001F3C89" w:rsidRPr="00434F61" w:rsidRDefault="001F3C89" w:rsidP="00434F61">
            <w:pPr>
              <w:spacing w:line="240" w:lineRule="auto"/>
              <w:contextualSpacing/>
              <w:jc w:val="center"/>
              <w:rPr>
                <w:color w:val="0D0D0D" w:themeColor="text1" w:themeTint="F2"/>
              </w:rPr>
            </w:pPr>
          </w:p>
        </w:tc>
      </w:tr>
      <w:tr w:rsidR="001F3C89" w14:paraId="1F74FBAE" w14:textId="0F9058E1" w:rsidTr="00447724">
        <w:trPr>
          <w:trHeight w:val="412"/>
          <w:jc w:val="center"/>
        </w:trPr>
        <w:tc>
          <w:tcPr>
            <w:tcW w:w="3397" w:type="dxa"/>
          </w:tcPr>
          <w:p w14:paraId="1E957414" w14:textId="6F00A20D" w:rsidR="001F3C89" w:rsidRPr="00434F61" w:rsidRDefault="001F3C89" w:rsidP="00BD5A84">
            <w:pPr>
              <w:spacing w:line="240" w:lineRule="auto"/>
              <w:contextualSpacing/>
              <w:jc w:val="left"/>
              <w:rPr>
                <w:color w:val="0D0D0D" w:themeColor="text1" w:themeTint="F2"/>
              </w:rPr>
            </w:pPr>
            <w:r w:rsidRPr="00434F61">
              <w:rPr>
                <w:color w:val="0D0D0D" w:themeColor="text1" w:themeTint="F2"/>
              </w:rPr>
              <w:t>Pesquisas sobre o tema</w:t>
            </w:r>
          </w:p>
        </w:tc>
        <w:tc>
          <w:tcPr>
            <w:tcW w:w="851" w:type="dxa"/>
          </w:tcPr>
          <w:p w14:paraId="731F6257" w14:textId="77777777" w:rsidR="001F3C89" w:rsidRPr="00434F61" w:rsidRDefault="001F3C89" w:rsidP="00434F61">
            <w:pPr>
              <w:spacing w:line="240" w:lineRule="auto"/>
              <w:contextualSpacing/>
              <w:jc w:val="center"/>
              <w:rPr>
                <w:color w:val="0D0D0D" w:themeColor="text1" w:themeTint="F2"/>
              </w:rPr>
            </w:pPr>
          </w:p>
        </w:tc>
        <w:tc>
          <w:tcPr>
            <w:tcW w:w="851" w:type="dxa"/>
          </w:tcPr>
          <w:p w14:paraId="3570784A" w14:textId="0D065EA1"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4869116B" wp14:editId="01CE01ED">
                  <wp:extent cx="304800" cy="304800"/>
                  <wp:effectExtent l="0" t="0" r="0" b="0"/>
                  <wp:docPr id="69296070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716B6D9F" w14:textId="29386507"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73887ECD" wp14:editId="567586B1">
                  <wp:extent cx="304800" cy="304800"/>
                  <wp:effectExtent l="0" t="0" r="0" b="0"/>
                  <wp:docPr id="19177268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0DF56065" w14:textId="77777777" w:rsidR="001F3C89" w:rsidRPr="00434F61" w:rsidRDefault="001F3C89" w:rsidP="00434F61">
            <w:pPr>
              <w:spacing w:line="240" w:lineRule="auto"/>
              <w:contextualSpacing/>
              <w:jc w:val="center"/>
              <w:rPr>
                <w:color w:val="0D0D0D" w:themeColor="text1" w:themeTint="F2"/>
              </w:rPr>
            </w:pPr>
          </w:p>
        </w:tc>
      </w:tr>
      <w:tr w:rsidR="001F3C89" w14:paraId="7C958BE1" w14:textId="4E357CC4" w:rsidTr="00447724">
        <w:trPr>
          <w:trHeight w:val="412"/>
          <w:jc w:val="center"/>
        </w:trPr>
        <w:tc>
          <w:tcPr>
            <w:tcW w:w="3397" w:type="dxa"/>
          </w:tcPr>
          <w:p w14:paraId="3B2070B6" w14:textId="12F87B49" w:rsidR="001F3C89" w:rsidRPr="00434F61" w:rsidRDefault="001F3C89" w:rsidP="00F578A4">
            <w:pPr>
              <w:spacing w:line="240" w:lineRule="auto"/>
              <w:contextualSpacing/>
              <w:jc w:val="left"/>
              <w:rPr>
                <w:color w:val="0D0D0D" w:themeColor="text1" w:themeTint="F2"/>
              </w:rPr>
            </w:pPr>
            <w:r>
              <w:rPr>
                <w:color w:val="0D0D0D" w:themeColor="text1" w:themeTint="F2"/>
              </w:rPr>
              <w:t>Analisar sistemas Concorrentes</w:t>
            </w:r>
          </w:p>
        </w:tc>
        <w:tc>
          <w:tcPr>
            <w:tcW w:w="851" w:type="dxa"/>
          </w:tcPr>
          <w:p w14:paraId="6690C70A" w14:textId="77777777" w:rsidR="001F3C89" w:rsidRPr="00434F61" w:rsidRDefault="001F3C89" w:rsidP="00F578A4">
            <w:pPr>
              <w:spacing w:line="240" w:lineRule="auto"/>
              <w:contextualSpacing/>
              <w:jc w:val="center"/>
              <w:rPr>
                <w:color w:val="0D0D0D" w:themeColor="text1" w:themeTint="F2"/>
              </w:rPr>
            </w:pPr>
          </w:p>
        </w:tc>
        <w:tc>
          <w:tcPr>
            <w:tcW w:w="851" w:type="dxa"/>
          </w:tcPr>
          <w:p w14:paraId="5B30AB10" w14:textId="1697D060" w:rsidR="001F3C89" w:rsidRDefault="001F3C89" w:rsidP="00F578A4">
            <w:pPr>
              <w:spacing w:line="240" w:lineRule="auto"/>
              <w:contextualSpacing/>
              <w:jc w:val="center"/>
              <w:rPr>
                <w:noProof/>
              </w:rPr>
            </w:pPr>
            <w:r>
              <w:rPr>
                <w:noProof/>
              </w:rPr>
              <w:drawing>
                <wp:inline distT="0" distB="0" distL="0" distR="0" wp14:anchorId="5921B602" wp14:editId="7D506156">
                  <wp:extent cx="304800" cy="304800"/>
                  <wp:effectExtent l="0" t="0" r="0" b="0"/>
                  <wp:docPr id="66515425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751F7C3F" w14:textId="77777777" w:rsidR="001F3C89" w:rsidRDefault="001F3C89" w:rsidP="00F578A4">
            <w:pPr>
              <w:spacing w:line="240" w:lineRule="auto"/>
              <w:contextualSpacing/>
              <w:jc w:val="center"/>
              <w:rPr>
                <w:noProof/>
              </w:rPr>
            </w:pPr>
          </w:p>
        </w:tc>
        <w:tc>
          <w:tcPr>
            <w:tcW w:w="851" w:type="dxa"/>
          </w:tcPr>
          <w:p w14:paraId="53EE6B41" w14:textId="77777777" w:rsidR="001F3C89" w:rsidRPr="00434F61" w:rsidRDefault="001F3C89" w:rsidP="00F578A4">
            <w:pPr>
              <w:spacing w:line="240" w:lineRule="auto"/>
              <w:contextualSpacing/>
              <w:jc w:val="center"/>
              <w:rPr>
                <w:color w:val="0D0D0D" w:themeColor="text1" w:themeTint="F2"/>
              </w:rPr>
            </w:pPr>
          </w:p>
        </w:tc>
      </w:tr>
      <w:tr w:rsidR="001F3C89" w14:paraId="52182306" w14:textId="28739101" w:rsidTr="00447724">
        <w:trPr>
          <w:trHeight w:val="412"/>
          <w:jc w:val="center"/>
        </w:trPr>
        <w:tc>
          <w:tcPr>
            <w:tcW w:w="3397" w:type="dxa"/>
          </w:tcPr>
          <w:p w14:paraId="39F19F2A" w14:textId="61896D5A" w:rsidR="001F3C89" w:rsidRPr="00434F61" w:rsidRDefault="001F3C89" w:rsidP="00F578A4">
            <w:pPr>
              <w:spacing w:line="240" w:lineRule="auto"/>
              <w:contextualSpacing/>
              <w:jc w:val="left"/>
              <w:rPr>
                <w:color w:val="0D0D0D" w:themeColor="text1" w:themeTint="F2"/>
              </w:rPr>
            </w:pPr>
            <w:r>
              <w:rPr>
                <w:color w:val="0D0D0D" w:themeColor="text1" w:themeTint="F2"/>
              </w:rPr>
              <w:t>1° Pré-apresentação</w:t>
            </w:r>
          </w:p>
        </w:tc>
        <w:tc>
          <w:tcPr>
            <w:tcW w:w="851" w:type="dxa"/>
          </w:tcPr>
          <w:p w14:paraId="097471EC" w14:textId="77777777" w:rsidR="001F3C89" w:rsidRPr="00434F61" w:rsidRDefault="001F3C89" w:rsidP="00F578A4">
            <w:pPr>
              <w:spacing w:line="240" w:lineRule="auto"/>
              <w:contextualSpacing/>
              <w:jc w:val="center"/>
              <w:rPr>
                <w:color w:val="0D0D0D" w:themeColor="text1" w:themeTint="F2"/>
              </w:rPr>
            </w:pPr>
          </w:p>
        </w:tc>
        <w:tc>
          <w:tcPr>
            <w:tcW w:w="851" w:type="dxa"/>
          </w:tcPr>
          <w:p w14:paraId="53431285" w14:textId="1C180CF9"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61B675E3" wp14:editId="2FD55F9B">
                  <wp:extent cx="304800" cy="304800"/>
                  <wp:effectExtent l="0" t="0" r="0" b="0"/>
                  <wp:docPr id="31309369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4F2A6377" w14:textId="77777777" w:rsidR="001F3C89" w:rsidRPr="00434F61" w:rsidRDefault="001F3C89" w:rsidP="00F578A4">
            <w:pPr>
              <w:spacing w:line="240" w:lineRule="auto"/>
              <w:contextualSpacing/>
              <w:jc w:val="center"/>
              <w:rPr>
                <w:color w:val="0D0D0D" w:themeColor="text1" w:themeTint="F2"/>
              </w:rPr>
            </w:pPr>
          </w:p>
        </w:tc>
        <w:tc>
          <w:tcPr>
            <w:tcW w:w="851" w:type="dxa"/>
          </w:tcPr>
          <w:p w14:paraId="28369C55" w14:textId="77777777" w:rsidR="001F3C89" w:rsidRPr="00434F61" w:rsidRDefault="001F3C89" w:rsidP="00F578A4">
            <w:pPr>
              <w:spacing w:line="240" w:lineRule="auto"/>
              <w:contextualSpacing/>
              <w:jc w:val="center"/>
              <w:rPr>
                <w:color w:val="0D0D0D" w:themeColor="text1" w:themeTint="F2"/>
              </w:rPr>
            </w:pPr>
          </w:p>
        </w:tc>
      </w:tr>
      <w:tr w:rsidR="001F3C89" w14:paraId="527ED0FB" w14:textId="1CC061CB" w:rsidTr="00447724">
        <w:trPr>
          <w:trHeight w:val="418"/>
          <w:jc w:val="center"/>
        </w:trPr>
        <w:tc>
          <w:tcPr>
            <w:tcW w:w="3397" w:type="dxa"/>
          </w:tcPr>
          <w:p w14:paraId="07B8F7ED" w14:textId="2389BE85"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Especificação de Requisitos</w:t>
            </w:r>
          </w:p>
        </w:tc>
        <w:tc>
          <w:tcPr>
            <w:tcW w:w="851" w:type="dxa"/>
          </w:tcPr>
          <w:p w14:paraId="7B90C990" w14:textId="3BEDDDA3" w:rsidR="001F3C89" w:rsidRPr="00434F61" w:rsidRDefault="001F3C89" w:rsidP="00F578A4">
            <w:pPr>
              <w:spacing w:line="240" w:lineRule="auto"/>
              <w:contextualSpacing/>
              <w:jc w:val="center"/>
              <w:rPr>
                <w:color w:val="0D0D0D" w:themeColor="text1" w:themeTint="F2"/>
              </w:rPr>
            </w:pPr>
          </w:p>
        </w:tc>
        <w:tc>
          <w:tcPr>
            <w:tcW w:w="851" w:type="dxa"/>
          </w:tcPr>
          <w:p w14:paraId="0777C657" w14:textId="66D59E46"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2C25C12B" wp14:editId="3F704B03">
                  <wp:extent cx="304800" cy="304800"/>
                  <wp:effectExtent l="0" t="0" r="0" b="0"/>
                  <wp:docPr id="1107508198"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1A21463F" w14:textId="634ACB6E"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476B3039" wp14:editId="7625DECF">
                  <wp:extent cx="304800" cy="304800"/>
                  <wp:effectExtent l="0" t="0" r="0" b="0"/>
                  <wp:docPr id="38345998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5231D02A" w14:textId="77777777" w:rsidR="001F3C89" w:rsidRPr="00434F61" w:rsidRDefault="001F3C89" w:rsidP="00F578A4">
            <w:pPr>
              <w:spacing w:line="240" w:lineRule="auto"/>
              <w:contextualSpacing/>
              <w:jc w:val="center"/>
              <w:rPr>
                <w:color w:val="0D0D0D" w:themeColor="text1" w:themeTint="F2"/>
              </w:rPr>
            </w:pPr>
          </w:p>
        </w:tc>
      </w:tr>
      <w:tr w:rsidR="001F3C89" w14:paraId="365D3B5B" w14:textId="5E301845" w:rsidTr="00447724">
        <w:trPr>
          <w:trHeight w:val="708"/>
          <w:jc w:val="center"/>
        </w:trPr>
        <w:tc>
          <w:tcPr>
            <w:tcW w:w="3397" w:type="dxa"/>
          </w:tcPr>
          <w:p w14:paraId="3CA2455D" w14:textId="44139EE0"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Elaboração dos Diagramas UML caso de Uso e Classe</w:t>
            </w:r>
          </w:p>
        </w:tc>
        <w:tc>
          <w:tcPr>
            <w:tcW w:w="851" w:type="dxa"/>
          </w:tcPr>
          <w:p w14:paraId="7A113F62" w14:textId="77777777" w:rsidR="001F3C89" w:rsidRPr="00434F61" w:rsidRDefault="001F3C89" w:rsidP="00F578A4">
            <w:pPr>
              <w:spacing w:line="240" w:lineRule="auto"/>
              <w:contextualSpacing/>
              <w:jc w:val="center"/>
              <w:rPr>
                <w:color w:val="0D0D0D" w:themeColor="text1" w:themeTint="F2"/>
              </w:rPr>
            </w:pPr>
          </w:p>
        </w:tc>
        <w:tc>
          <w:tcPr>
            <w:tcW w:w="851" w:type="dxa"/>
          </w:tcPr>
          <w:p w14:paraId="4734D2E2" w14:textId="1E2D840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532DAD65" wp14:editId="1A61DAC7">
                  <wp:extent cx="304800" cy="304800"/>
                  <wp:effectExtent l="0" t="0" r="0" b="0"/>
                  <wp:docPr id="81278514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0A48EB97" w14:textId="41E46315"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71B9EDEC" wp14:editId="04E97A03">
                  <wp:extent cx="304800" cy="304800"/>
                  <wp:effectExtent l="0" t="0" r="0" b="0"/>
                  <wp:docPr id="1041290430"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4A265B1F" w14:textId="77777777" w:rsidR="001F3C89" w:rsidRPr="00434F61" w:rsidRDefault="001F3C89" w:rsidP="00F578A4">
            <w:pPr>
              <w:spacing w:line="240" w:lineRule="auto"/>
              <w:contextualSpacing/>
              <w:jc w:val="center"/>
              <w:rPr>
                <w:color w:val="0D0D0D" w:themeColor="text1" w:themeTint="F2"/>
              </w:rPr>
            </w:pPr>
          </w:p>
        </w:tc>
      </w:tr>
      <w:tr w:rsidR="001F3C89" w14:paraId="58672AC6" w14:textId="415F1C25" w:rsidTr="00447724">
        <w:trPr>
          <w:trHeight w:val="712"/>
          <w:jc w:val="center"/>
        </w:trPr>
        <w:tc>
          <w:tcPr>
            <w:tcW w:w="3397" w:type="dxa"/>
          </w:tcPr>
          <w:p w14:paraId="46BCED91" w14:textId="4283FB67" w:rsidR="001F3C89" w:rsidRPr="00434F61" w:rsidRDefault="001F3C89" w:rsidP="00F578A4">
            <w:pPr>
              <w:spacing w:line="240" w:lineRule="auto"/>
              <w:contextualSpacing/>
              <w:jc w:val="left"/>
              <w:rPr>
                <w:color w:val="0D0D0D" w:themeColor="text1" w:themeTint="F2"/>
              </w:rPr>
            </w:pPr>
            <w:r>
              <w:rPr>
                <w:color w:val="0D0D0D" w:themeColor="text1" w:themeTint="F2"/>
              </w:rPr>
              <w:t>Elaboração</w:t>
            </w:r>
            <w:r w:rsidRPr="00434F61">
              <w:rPr>
                <w:color w:val="0D0D0D" w:themeColor="text1" w:themeTint="F2"/>
              </w:rPr>
              <w:t xml:space="preserve"> da Documentação</w:t>
            </w:r>
          </w:p>
        </w:tc>
        <w:tc>
          <w:tcPr>
            <w:tcW w:w="851" w:type="dxa"/>
          </w:tcPr>
          <w:p w14:paraId="21C95709" w14:textId="77777777" w:rsidR="001F3C89" w:rsidRPr="00434F61" w:rsidRDefault="001F3C89" w:rsidP="00F578A4">
            <w:pPr>
              <w:spacing w:line="240" w:lineRule="auto"/>
              <w:contextualSpacing/>
              <w:jc w:val="center"/>
              <w:rPr>
                <w:color w:val="0D0D0D" w:themeColor="text1" w:themeTint="F2"/>
              </w:rPr>
            </w:pPr>
          </w:p>
        </w:tc>
        <w:tc>
          <w:tcPr>
            <w:tcW w:w="851" w:type="dxa"/>
          </w:tcPr>
          <w:p w14:paraId="7E46BE32" w14:textId="77777777" w:rsidR="001F3C89" w:rsidRPr="00434F61" w:rsidRDefault="001F3C89" w:rsidP="00F578A4">
            <w:pPr>
              <w:spacing w:line="240" w:lineRule="auto"/>
              <w:contextualSpacing/>
              <w:jc w:val="center"/>
              <w:rPr>
                <w:color w:val="0D0D0D" w:themeColor="text1" w:themeTint="F2"/>
              </w:rPr>
            </w:pPr>
          </w:p>
        </w:tc>
        <w:tc>
          <w:tcPr>
            <w:tcW w:w="851" w:type="dxa"/>
          </w:tcPr>
          <w:p w14:paraId="73B36F36" w14:textId="51D58FA1"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8F3E996" wp14:editId="1054C7A8">
                  <wp:extent cx="304800" cy="304800"/>
                  <wp:effectExtent l="0" t="0" r="0" b="0"/>
                  <wp:docPr id="363736776"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78A92092" w14:textId="77777777" w:rsidR="001F3C89" w:rsidRPr="00434F61" w:rsidRDefault="001F3C89" w:rsidP="00F578A4">
            <w:pPr>
              <w:spacing w:line="240" w:lineRule="auto"/>
              <w:contextualSpacing/>
              <w:jc w:val="center"/>
              <w:rPr>
                <w:color w:val="0D0D0D" w:themeColor="text1" w:themeTint="F2"/>
              </w:rPr>
            </w:pPr>
          </w:p>
        </w:tc>
      </w:tr>
      <w:tr w:rsidR="001F3C89" w14:paraId="675AB2E9" w14:textId="18266AF9" w:rsidTr="00447724">
        <w:trPr>
          <w:trHeight w:val="695"/>
          <w:jc w:val="center"/>
        </w:trPr>
        <w:tc>
          <w:tcPr>
            <w:tcW w:w="3397" w:type="dxa"/>
          </w:tcPr>
          <w:p w14:paraId="1063FC61" w14:textId="1D8E94D9"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Criação dos Protótipos de baixa, Média e Alta definição</w:t>
            </w:r>
          </w:p>
        </w:tc>
        <w:tc>
          <w:tcPr>
            <w:tcW w:w="851" w:type="dxa"/>
          </w:tcPr>
          <w:p w14:paraId="1EF99DE9" w14:textId="77777777" w:rsidR="001F3C89" w:rsidRPr="00434F61" w:rsidRDefault="001F3C89" w:rsidP="00F578A4">
            <w:pPr>
              <w:spacing w:line="240" w:lineRule="auto"/>
              <w:contextualSpacing/>
              <w:jc w:val="center"/>
              <w:rPr>
                <w:color w:val="0D0D0D" w:themeColor="text1" w:themeTint="F2"/>
              </w:rPr>
            </w:pPr>
          </w:p>
        </w:tc>
        <w:tc>
          <w:tcPr>
            <w:tcW w:w="851" w:type="dxa"/>
          </w:tcPr>
          <w:p w14:paraId="1D9C0146" w14:textId="77777777" w:rsidR="001F3C89" w:rsidRPr="00434F61" w:rsidRDefault="001F3C89" w:rsidP="00F578A4">
            <w:pPr>
              <w:spacing w:line="240" w:lineRule="auto"/>
              <w:contextualSpacing/>
              <w:jc w:val="center"/>
              <w:rPr>
                <w:color w:val="0D0D0D" w:themeColor="text1" w:themeTint="F2"/>
              </w:rPr>
            </w:pPr>
          </w:p>
        </w:tc>
        <w:tc>
          <w:tcPr>
            <w:tcW w:w="851" w:type="dxa"/>
          </w:tcPr>
          <w:p w14:paraId="337F7E59" w14:textId="034ED56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25C6FA3" wp14:editId="2F3376B1">
                  <wp:extent cx="304800" cy="304800"/>
                  <wp:effectExtent l="0" t="0" r="0" b="0"/>
                  <wp:docPr id="16717478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51" w:type="dxa"/>
          </w:tcPr>
          <w:p w14:paraId="1B16B5EE" w14:textId="071D25BE" w:rsidR="001F3C89" w:rsidRPr="00434F61" w:rsidRDefault="002A742B" w:rsidP="00F578A4">
            <w:pPr>
              <w:spacing w:line="240" w:lineRule="auto"/>
              <w:contextualSpacing/>
              <w:jc w:val="center"/>
              <w:rPr>
                <w:color w:val="0D0D0D" w:themeColor="text1" w:themeTint="F2"/>
              </w:rPr>
            </w:pPr>
            <w:r>
              <w:rPr>
                <w:noProof/>
              </w:rPr>
              <w:drawing>
                <wp:inline distT="0" distB="0" distL="0" distR="0" wp14:anchorId="043DAD8A" wp14:editId="4D372D7F">
                  <wp:extent cx="304800" cy="304800"/>
                  <wp:effectExtent l="0" t="0" r="0" b="0"/>
                  <wp:docPr id="1"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r>
      <w:tr w:rsidR="009B108E" w14:paraId="3CBF8981" w14:textId="77777777" w:rsidTr="00447724">
        <w:trPr>
          <w:trHeight w:val="695"/>
          <w:jc w:val="center"/>
        </w:trPr>
        <w:tc>
          <w:tcPr>
            <w:tcW w:w="3397" w:type="dxa"/>
          </w:tcPr>
          <w:p w14:paraId="29849B46" w14:textId="3AB86BAF" w:rsidR="009B108E" w:rsidRPr="00434F61" w:rsidRDefault="009B108E" w:rsidP="009B108E">
            <w:pPr>
              <w:spacing w:line="240" w:lineRule="auto"/>
              <w:contextualSpacing/>
              <w:jc w:val="left"/>
              <w:rPr>
                <w:color w:val="0D0D0D" w:themeColor="text1" w:themeTint="F2"/>
              </w:rPr>
            </w:pPr>
            <w:r w:rsidRPr="003B6C45">
              <w:rPr>
                <w:color w:val="0D0D0D" w:themeColor="text1" w:themeTint="F2"/>
              </w:rPr>
              <w:t>Elaboração do Banco de Dados</w:t>
            </w:r>
            <w:r>
              <w:rPr>
                <w:color w:val="0D0D0D" w:themeColor="text1" w:themeTint="F2"/>
              </w:rPr>
              <w:t xml:space="preserve"> Conceitual e Lógico</w:t>
            </w:r>
          </w:p>
        </w:tc>
        <w:tc>
          <w:tcPr>
            <w:tcW w:w="851" w:type="dxa"/>
          </w:tcPr>
          <w:p w14:paraId="5F458A8B" w14:textId="7050ADE8" w:rsidR="009B108E" w:rsidRPr="00434F61" w:rsidRDefault="009B108E" w:rsidP="009B108E">
            <w:pPr>
              <w:spacing w:line="240" w:lineRule="auto"/>
              <w:contextualSpacing/>
              <w:jc w:val="center"/>
              <w:rPr>
                <w:color w:val="0D0D0D" w:themeColor="text1" w:themeTint="F2"/>
              </w:rPr>
            </w:pPr>
          </w:p>
        </w:tc>
        <w:tc>
          <w:tcPr>
            <w:tcW w:w="851" w:type="dxa"/>
          </w:tcPr>
          <w:p w14:paraId="09E0E698" w14:textId="42E54339" w:rsidR="009B108E" w:rsidRPr="00434F61" w:rsidRDefault="009B108E" w:rsidP="009B108E">
            <w:pPr>
              <w:spacing w:line="240" w:lineRule="auto"/>
              <w:contextualSpacing/>
              <w:jc w:val="center"/>
              <w:rPr>
                <w:color w:val="0D0D0D" w:themeColor="text1" w:themeTint="F2"/>
              </w:rPr>
            </w:pPr>
          </w:p>
        </w:tc>
        <w:tc>
          <w:tcPr>
            <w:tcW w:w="851" w:type="dxa"/>
          </w:tcPr>
          <w:p w14:paraId="13FAFE82" w14:textId="2A74D262" w:rsidR="009B108E" w:rsidRDefault="009B108E" w:rsidP="009B108E">
            <w:pPr>
              <w:spacing w:line="240" w:lineRule="auto"/>
              <w:contextualSpacing/>
              <w:jc w:val="center"/>
              <w:rPr>
                <w:noProof/>
              </w:rPr>
            </w:pPr>
          </w:p>
        </w:tc>
        <w:tc>
          <w:tcPr>
            <w:tcW w:w="851" w:type="dxa"/>
          </w:tcPr>
          <w:p w14:paraId="1F0277ED" w14:textId="5CDB407F" w:rsidR="009B108E" w:rsidRPr="00434F61" w:rsidRDefault="009B108E" w:rsidP="009B108E">
            <w:pPr>
              <w:spacing w:line="240" w:lineRule="auto"/>
              <w:contextualSpacing/>
              <w:jc w:val="center"/>
              <w:rPr>
                <w:color w:val="0D0D0D" w:themeColor="text1" w:themeTint="F2"/>
              </w:rPr>
            </w:pPr>
            <w:r>
              <w:rPr>
                <w:noProof/>
              </w:rPr>
              <w:drawing>
                <wp:inline distT="0" distB="0" distL="0" distR="0" wp14:anchorId="6246336F" wp14:editId="3A30075C">
                  <wp:extent cx="304800" cy="304800"/>
                  <wp:effectExtent l="0" t="0" r="0" b="0"/>
                  <wp:docPr id="104637735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r>
      <w:tr w:rsidR="001F3C89" w14:paraId="3AEC790E" w14:textId="533E5C37" w:rsidTr="00447724">
        <w:trPr>
          <w:trHeight w:val="447"/>
          <w:jc w:val="center"/>
        </w:trPr>
        <w:tc>
          <w:tcPr>
            <w:tcW w:w="3397" w:type="dxa"/>
          </w:tcPr>
          <w:p w14:paraId="28A5B4C1" w14:textId="7257F225" w:rsidR="001F3C89" w:rsidRPr="00434F61" w:rsidRDefault="001F3C89" w:rsidP="00F578A4">
            <w:pPr>
              <w:spacing w:line="240" w:lineRule="auto"/>
              <w:contextualSpacing/>
              <w:jc w:val="left"/>
              <w:rPr>
                <w:color w:val="0D0D0D" w:themeColor="text1" w:themeTint="F2"/>
              </w:rPr>
            </w:pPr>
            <w:r>
              <w:rPr>
                <w:color w:val="0D0D0D" w:themeColor="text1" w:themeTint="F2"/>
              </w:rPr>
              <w:t>2° Pré-apresentação</w:t>
            </w:r>
          </w:p>
        </w:tc>
        <w:tc>
          <w:tcPr>
            <w:tcW w:w="851" w:type="dxa"/>
          </w:tcPr>
          <w:p w14:paraId="7814157E" w14:textId="77777777" w:rsidR="001F3C89" w:rsidRPr="00434F61" w:rsidRDefault="001F3C89" w:rsidP="00F578A4">
            <w:pPr>
              <w:spacing w:line="240" w:lineRule="auto"/>
              <w:contextualSpacing/>
              <w:jc w:val="center"/>
              <w:rPr>
                <w:color w:val="0D0D0D" w:themeColor="text1" w:themeTint="F2"/>
              </w:rPr>
            </w:pPr>
          </w:p>
        </w:tc>
        <w:tc>
          <w:tcPr>
            <w:tcW w:w="851" w:type="dxa"/>
          </w:tcPr>
          <w:p w14:paraId="35898A9F" w14:textId="77777777" w:rsidR="001F3C89" w:rsidRPr="00434F61" w:rsidRDefault="001F3C89" w:rsidP="00F578A4">
            <w:pPr>
              <w:spacing w:line="240" w:lineRule="auto"/>
              <w:contextualSpacing/>
              <w:jc w:val="center"/>
              <w:rPr>
                <w:color w:val="0D0D0D" w:themeColor="text1" w:themeTint="F2"/>
              </w:rPr>
            </w:pPr>
          </w:p>
        </w:tc>
        <w:tc>
          <w:tcPr>
            <w:tcW w:w="851" w:type="dxa"/>
          </w:tcPr>
          <w:p w14:paraId="7897B55F" w14:textId="77777777" w:rsidR="001F3C89" w:rsidRDefault="001F3C89" w:rsidP="00F578A4">
            <w:pPr>
              <w:spacing w:line="240" w:lineRule="auto"/>
              <w:contextualSpacing/>
              <w:jc w:val="center"/>
              <w:rPr>
                <w:noProof/>
              </w:rPr>
            </w:pPr>
          </w:p>
        </w:tc>
        <w:tc>
          <w:tcPr>
            <w:tcW w:w="851" w:type="dxa"/>
          </w:tcPr>
          <w:p w14:paraId="6F1605E1" w14:textId="4CA1662F" w:rsidR="001F3C89" w:rsidRPr="00434F61" w:rsidRDefault="002A742B" w:rsidP="00F578A4">
            <w:pPr>
              <w:spacing w:line="240" w:lineRule="auto"/>
              <w:contextualSpacing/>
              <w:jc w:val="center"/>
              <w:rPr>
                <w:color w:val="0D0D0D" w:themeColor="text1" w:themeTint="F2"/>
              </w:rPr>
            </w:pPr>
            <w:r>
              <w:rPr>
                <w:noProof/>
              </w:rPr>
              <w:drawing>
                <wp:inline distT="0" distB="0" distL="0" distR="0" wp14:anchorId="66D9F888" wp14:editId="532062FB">
                  <wp:extent cx="304800" cy="304800"/>
                  <wp:effectExtent l="0" t="0" r="0" b="0"/>
                  <wp:docPr id="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r>
    </w:tbl>
    <w:p w14:paraId="13C6D32F" w14:textId="77777777" w:rsidR="00D65AE8" w:rsidRDefault="00D65AE8" w:rsidP="001F3C89">
      <w:pPr>
        <w:spacing w:after="0"/>
        <w:contextualSpacing/>
        <w:jc w:val="center"/>
        <w:rPr>
          <w:b/>
          <w:bCs/>
          <w:color w:val="0D0D0D" w:themeColor="text1" w:themeTint="F2"/>
        </w:rPr>
      </w:pPr>
    </w:p>
    <w:p w14:paraId="05114DB6" w14:textId="38619CBD" w:rsidR="00BD5A84" w:rsidRPr="00381B0C" w:rsidRDefault="001F3C89" w:rsidP="001F3C89">
      <w:pPr>
        <w:spacing w:after="0"/>
        <w:contextualSpacing/>
        <w:jc w:val="center"/>
        <w:rPr>
          <w:color w:val="0D0D0D" w:themeColor="text1" w:themeTint="F2"/>
        </w:rPr>
      </w:pPr>
      <w:r w:rsidRPr="00381B0C">
        <w:rPr>
          <w:b/>
          <w:bCs/>
          <w:color w:val="0D0D0D" w:themeColor="text1" w:themeTint="F2"/>
        </w:rPr>
        <w:t>Fonte:</w:t>
      </w:r>
      <w:r w:rsidR="00381B0C">
        <w:rPr>
          <w:b/>
          <w:bCs/>
          <w:color w:val="0D0D0D" w:themeColor="text1" w:themeTint="F2"/>
        </w:rPr>
        <w:t xml:space="preserve"> </w:t>
      </w:r>
      <w:r w:rsidR="00381B0C">
        <w:rPr>
          <w:color w:val="0D0D0D" w:themeColor="text1" w:themeTint="F2"/>
        </w:rPr>
        <w:t>Elaboração Própria</w:t>
      </w:r>
    </w:p>
    <w:p w14:paraId="028FC2EC" w14:textId="79E5C730" w:rsidR="001331AF" w:rsidRDefault="001331AF" w:rsidP="00447724">
      <w:pPr>
        <w:spacing w:after="0" w:line="240" w:lineRule="auto"/>
        <w:contextualSpacing/>
        <w:jc w:val="center"/>
        <w:rPr>
          <w:b/>
          <w:bCs/>
          <w:color w:val="0D0D0D" w:themeColor="text1" w:themeTint="F2"/>
        </w:rPr>
      </w:pPr>
      <w:r>
        <w:rPr>
          <w:b/>
          <w:bCs/>
          <w:color w:val="0D0D0D" w:themeColor="text1" w:themeTint="F2"/>
        </w:rPr>
        <w:br w:type="page"/>
      </w:r>
    </w:p>
    <w:p w14:paraId="046469EC" w14:textId="603592DA" w:rsidR="002A2159" w:rsidRPr="001F3C89" w:rsidRDefault="002A2159" w:rsidP="00447724">
      <w:pPr>
        <w:spacing w:after="0" w:line="240" w:lineRule="auto"/>
        <w:contextualSpacing/>
        <w:jc w:val="center"/>
        <w:rPr>
          <w:color w:val="0D0D0D" w:themeColor="text1" w:themeTint="F2"/>
        </w:rPr>
      </w:pPr>
      <w:r w:rsidRPr="00447724">
        <w:rPr>
          <w:b/>
          <w:bCs/>
          <w:color w:val="0D0D0D" w:themeColor="text1" w:themeTint="F2"/>
        </w:rPr>
        <w:t xml:space="preserve">Tabela 3 </w:t>
      </w:r>
      <w:r w:rsidRPr="001F3C89">
        <w:rPr>
          <w:b/>
          <w:bCs/>
          <w:color w:val="0D0D0D" w:themeColor="text1" w:themeTint="F2"/>
        </w:rPr>
        <w:t>–</w:t>
      </w:r>
      <w:r w:rsidRPr="001F3C89">
        <w:rPr>
          <w:color w:val="0D0D0D" w:themeColor="text1" w:themeTint="F2"/>
        </w:rPr>
        <w:t xml:space="preserve"> Cronograma de Atividades de 2026</w:t>
      </w:r>
    </w:p>
    <w:p w14:paraId="6095AFE5" w14:textId="77777777" w:rsidR="00447724" w:rsidRPr="00447724" w:rsidRDefault="00447724" w:rsidP="00447724">
      <w:pPr>
        <w:spacing w:after="0"/>
        <w:contextualSpacing/>
        <w:jc w:val="center"/>
        <w:rPr>
          <w:b/>
          <w:bCs/>
          <w:color w:val="0D0D0D" w:themeColor="text1" w:themeTint="F2"/>
          <w:u w:val="single"/>
        </w:rPr>
      </w:pPr>
    </w:p>
    <w:tbl>
      <w:tblPr>
        <w:tblStyle w:val="Tabelacomgrade"/>
        <w:tblW w:w="0" w:type="auto"/>
        <w:jc w:val="center"/>
        <w:tblLook w:val="04A0" w:firstRow="1" w:lastRow="0" w:firstColumn="1" w:lastColumn="0" w:noHBand="0" w:noVBand="1"/>
      </w:tblPr>
      <w:tblGrid>
        <w:gridCol w:w="3257"/>
        <w:gridCol w:w="837"/>
        <w:gridCol w:w="837"/>
        <w:gridCol w:w="837"/>
        <w:gridCol w:w="830"/>
        <w:gridCol w:w="832"/>
        <w:gridCol w:w="794"/>
      </w:tblGrid>
      <w:tr w:rsidR="00376185" w14:paraId="3CF9FC61" w14:textId="399A1743" w:rsidTr="00447724">
        <w:trPr>
          <w:jc w:val="center"/>
        </w:trPr>
        <w:tc>
          <w:tcPr>
            <w:tcW w:w="3257" w:type="dxa"/>
          </w:tcPr>
          <w:p w14:paraId="0A6492E4" w14:textId="77777777" w:rsidR="00376185" w:rsidRPr="00BD5A84" w:rsidRDefault="00376185" w:rsidP="00B4194C">
            <w:pPr>
              <w:spacing w:line="240" w:lineRule="auto"/>
              <w:contextualSpacing/>
              <w:jc w:val="center"/>
              <w:rPr>
                <w:b/>
                <w:bCs/>
                <w:color w:val="0D0D0D" w:themeColor="text1" w:themeTint="F2"/>
              </w:rPr>
            </w:pPr>
            <w:r w:rsidRPr="00BD5A84">
              <w:rPr>
                <w:b/>
                <w:bCs/>
                <w:color w:val="0D0D0D" w:themeColor="text1" w:themeTint="F2"/>
              </w:rPr>
              <w:t>Atividades</w:t>
            </w:r>
          </w:p>
        </w:tc>
        <w:tc>
          <w:tcPr>
            <w:tcW w:w="837" w:type="dxa"/>
          </w:tcPr>
          <w:p w14:paraId="44896464" w14:textId="14D51E34" w:rsidR="00376185" w:rsidRDefault="00376185" w:rsidP="00B4194C">
            <w:pPr>
              <w:spacing w:line="240" w:lineRule="auto"/>
              <w:contextualSpacing/>
              <w:jc w:val="center"/>
              <w:rPr>
                <w:b/>
                <w:bCs/>
                <w:color w:val="0D0D0D" w:themeColor="text1" w:themeTint="F2"/>
              </w:rPr>
            </w:pPr>
            <w:r>
              <w:rPr>
                <w:b/>
                <w:bCs/>
                <w:color w:val="0D0D0D" w:themeColor="text1" w:themeTint="F2"/>
              </w:rPr>
              <w:t>Fev</w:t>
            </w:r>
          </w:p>
        </w:tc>
        <w:tc>
          <w:tcPr>
            <w:tcW w:w="837" w:type="dxa"/>
          </w:tcPr>
          <w:p w14:paraId="65DD266B" w14:textId="4A581628" w:rsidR="00376185" w:rsidRDefault="00376185" w:rsidP="00B4194C">
            <w:pPr>
              <w:spacing w:line="240" w:lineRule="auto"/>
              <w:contextualSpacing/>
              <w:jc w:val="center"/>
              <w:rPr>
                <w:b/>
                <w:bCs/>
                <w:color w:val="0D0D0D" w:themeColor="text1" w:themeTint="F2"/>
              </w:rPr>
            </w:pPr>
            <w:r>
              <w:rPr>
                <w:b/>
                <w:bCs/>
                <w:color w:val="0D0D0D" w:themeColor="text1" w:themeTint="F2"/>
              </w:rPr>
              <w:t>Mar</w:t>
            </w:r>
          </w:p>
        </w:tc>
        <w:tc>
          <w:tcPr>
            <w:tcW w:w="837" w:type="dxa"/>
          </w:tcPr>
          <w:p w14:paraId="7017CBC2" w14:textId="4F7496FA" w:rsidR="00376185" w:rsidRDefault="00376185" w:rsidP="00B4194C">
            <w:pPr>
              <w:spacing w:line="240" w:lineRule="auto"/>
              <w:contextualSpacing/>
              <w:jc w:val="center"/>
              <w:rPr>
                <w:b/>
                <w:bCs/>
                <w:color w:val="0D0D0D" w:themeColor="text1" w:themeTint="F2"/>
              </w:rPr>
            </w:pPr>
            <w:r>
              <w:rPr>
                <w:b/>
                <w:bCs/>
                <w:color w:val="0D0D0D" w:themeColor="text1" w:themeTint="F2"/>
              </w:rPr>
              <w:t>Abri</w:t>
            </w:r>
          </w:p>
        </w:tc>
        <w:tc>
          <w:tcPr>
            <w:tcW w:w="830" w:type="dxa"/>
          </w:tcPr>
          <w:p w14:paraId="5BF0B91A" w14:textId="5A75C1BB" w:rsidR="00376185" w:rsidRDefault="00376185" w:rsidP="00B4194C">
            <w:pPr>
              <w:spacing w:line="240" w:lineRule="auto"/>
              <w:contextualSpacing/>
              <w:jc w:val="center"/>
              <w:rPr>
                <w:b/>
                <w:bCs/>
                <w:color w:val="0D0D0D" w:themeColor="text1" w:themeTint="F2"/>
              </w:rPr>
            </w:pPr>
            <w:r>
              <w:rPr>
                <w:b/>
                <w:bCs/>
                <w:color w:val="0D0D0D" w:themeColor="text1" w:themeTint="F2"/>
              </w:rPr>
              <w:t>Mai</w:t>
            </w:r>
          </w:p>
        </w:tc>
        <w:tc>
          <w:tcPr>
            <w:tcW w:w="832" w:type="dxa"/>
          </w:tcPr>
          <w:p w14:paraId="2A2FEA63" w14:textId="655C0536" w:rsidR="00376185" w:rsidRDefault="00376185" w:rsidP="00B4194C">
            <w:pPr>
              <w:spacing w:line="240" w:lineRule="auto"/>
              <w:contextualSpacing/>
              <w:jc w:val="center"/>
              <w:rPr>
                <w:b/>
                <w:bCs/>
                <w:color w:val="0D0D0D" w:themeColor="text1" w:themeTint="F2"/>
              </w:rPr>
            </w:pPr>
            <w:r>
              <w:rPr>
                <w:b/>
                <w:bCs/>
                <w:color w:val="0D0D0D" w:themeColor="text1" w:themeTint="F2"/>
              </w:rPr>
              <w:t>Jun</w:t>
            </w:r>
          </w:p>
        </w:tc>
        <w:tc>
          <w:tcPr>
            <w:tcW w:w="794" w:type="dxa"/>
          </w:tcPr>
          <w:p w14:paraId="677B3B21" w14:textId="40E449E0" w:rsidR="00376185" w:rsidRDefault="00376185" w:rsidP="002A2159">
            <w:pPr>
              <w:spacing w:line="240" w:lineRule="auto"/>
              <w:contextualSpacing/>
              <w:jc w:val="left"/>
              <w:rPr>
                <w:b/>
                <w:bCs/>
                <w:color w:val="0D0D0D" w:themeColor="text1" w:themeTint="F2"/>
              </w:rPr>
            </w:pPr>
            <w:r>
              <w:rPr>
                <w:b/>
                <w:bCs/>
                <w:color w:val="0D0D0D" w:themeColor="text1" w:themeTint="F2"/>
              </w:rPr>
              <w:t>Jul</w:t>
            </w:r>
          </w:p>
        </w:tc>
      </w:tr>
      <w:tr w:rsidR="00376185" w14:paraId="5A604372" w14:textId="77777777" w:rsidTr="00510E23">
        <w:trPr>
          <w:trHeight w:val="1001"/>
          <w:jc w:val="center"/>
        </w:trPr>
        <w:tc>
          <w:tcPr>
            <w:tcW w:w="3257" w:type="dxa"/>
          </w:tcPr>
          <w:p w14:paraId="55BE8596" w14:textId="26AC0C15" w:rsidR="00376185" w:rsidRPr="00510E23" w:rsidRDefault="00376185" w:rsidP="00510E23">
            <w:pPr>
              <w:spacing w:line="240" w:lineRule="auto"/>
              <w:contextualSpacing/>
              <w:jc w:val="left"/>
              <w:rPr>
                <w:color w:val="0D0D0D" w:themeColor="text1" w:themeTint="F2"/>
              </w:rPr>
            </w:pPr>
            <w:r w:rsidRPr="00434F61">
              <w:rPr>
                <w:color w:val="0D0D0D" w:themeColor="text1" w:themeTint="F2"/>
              </w:rPr>
              <w:t>Protótipos de baixa, Média e Alta definição</w:t>
            </w:r>
          </w:p>
        </w:tc>
        <w:tc>
          <w:tcPr>
            <w:tcW w:w="837" w:type="dxa"/>
          </w:tcPr>
          <w:p w14:paraId="6EBAD6AE" w14:textId="35BB1994" w:rsidR="00376185" w:rsidRPr="00510E23" w:rsidRDefault="00376185" w:rsidP="00510E23">
            <w:pPr>
              <w:spacing w:line="240" w:lineRule="auto"/>
              <w:contextualSpacing/>
              <w:jc w:val="center"/>
              <w:rPr>
                <w:color w:val="0D0D0D" w:themeColor="text1" w:themeTint="F2"/>
              </w:rPr>
            </w:pPr>
            <w:r w:rsidRPr="00D947B9">
              <w:rPr>
                <w:noProof/>
              </w:rPr>
              <w:drawing>
                <wp:inline distT="0" distB="0" distL="0" distR="0" wp14:anchorId="65D114E3" wp14:editId="211B254E">
                  <wp:extent cx="304800" cy="304800"/>
                  <wp:effectExtent l="0" t="0" r="0" b="0"/>
                  <wp:docPr id="1048165609" name="Gráfico 1048165609"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37" w:type="dxa"/>
          </w:tcPr>
          <w:p w14:paraId="10CAD311" w14:textId="77777777" w:rsidR="00376185" w:rsidRPr="00510E23" w:rsidRDefault="00376185" w:rsidP="00510E23">
            <w:pPr>
              <w:spacing w:line="240" w:lineRule="auto"/>
              <w:contextualSpacing/>
              <w:jc w:val="center"/>
              <w:rPr>
                <w:color w:val="0D0D0D" w:themeColor="text1" w:themeTint="F2"/>
              </w:rPr>
            </w:pPr>
          </w:p>
        </w:tc>
        <w:tc>
          <w:tcPr>
            <w:tcW w:w="837" w:type="dxa"/>
          </w:tcPr>
          <w:p w14:paraId="500FDE69" w14:textId="77777777" w:rsidR="00376185" w:rsidRPr="00510E23" w:rsidRDefault="00376185" w:rsidP="00510E23">
            <w:pPr>
              <w:spacing w:line="240" w:lineRule="auto"/>
              <w:contextualSpacing/>
              <w:jc w:val="center"/>
              <w:rPr>
                <w:color w:val="0D0D0D" w:themeColor="text1" w:themeTint="F2"/>
              </w:rPr>
            </w:pPr>
          </w:p>
        </w:tc>
        <w:tc>
          <w:tcPr>
            <w:tcW w:w="830" w:type="dxa"/>
          </w:tcPr>
          <w:p w14:paraId="0BD43492" w14:textId="77777777" w:rsidR="00376185" w:rsidRPr="00510E23" w:rsidRDefault="00376185" w:rsidP="00510E23">
            <w:pPr>
              <w:spacing w:line="240" w:lineRule="auto"/>
              <w:contextualSpacing/>
              <w:jc w:val="center"/>
              <w:rPr>
                <w:color w:val="0D0D0D" w:themeColor="text1" w:themeTint="F2"/>
              </w:rPr>
            </w:pPr>
          </w:p>
        </w:tc>
        <w:tc>
          <w:tcPr>
            <w:tcW w:w="832" w:type="dxa"/>
          </w:tcPr>
          <w:p w14:paraId="66F17105" w14:textId="77777777" w:rsidR="00376185" w:rsidRPr="00510E23" w:rsidRDefault="00376185" w:rsidP="00510E23">
            <w:pPr>
              <w:spacing w:line="240" w:lineRule="auto"/>
              <w:contextualSpacing/>
              <w:jc w:val="center"/>
              <w:rPr>
                <w:color w:val="0D0D0D" w:themeColor="text1" w:themeTint="F2"/>
              </w:rPr>
            </w:pPr>
          </w:p>
        </w:tc>
        <w:tc>
          <w:tcPr>
            <w:tcW w:w="794" w:type="dxa"/>
          </w:tcPr>
          <w:p w14:paraId="5789BE8E" w14:textId="77777777" w:rsidR="00376185" w:rsidRPr="00510E23" w:rsidRDefault="00376185" w:rsidP="00510E23">
            <w:pPr>
              <w:spacing w:line="240" w:lineRule="auto"/>
              <w:contextualSpacing/>
              <w:jc w:val="left"/>
              <w:rPr>
                <w:color w:val="0D0D0D" w:themeColor="text1" w:themeTint="F2"/>
              </w:rPr>
            </w:pPr>
          </w:p>
        </w:tc>
      </w:tr>
      <w:tr w:rsidR="00376185" w14:paraId="6C72C9F7" w14:textId="77777777" w:rsidTr="00510E23">
        <w:trPr>
          <w:trHeight w:val="446"/>
          <w:jc w:val="center"/>
        </w:trPr>
        <w:tc>
          <w:tcPr>
            <w:tcW w:w="3257" w:type="dxa"/>
          </w:tcPr>
          <w:p w14:paraId="4B006EB8" w14:textId="7C2FA30A" w:rsidR="00376185" w:rsidRPr="00434F61" w:rsidRDefault="00376185" w:rsidP="00510E23">
            <w:pPr>
              <w:spacing w:line="240" w:lineRule="auto"/>
              <w:contextualSpacing/>
              <w:jc w:val="left"/>
              <w:rPr>
                <w:color w:val="0D0D0D" w:themeColor="text1" w:themeTint="F2"/>
              </w:rPr>
            </w:pPr>
            <w:r>
              <w:rPr>
                <w:color w:val="0D0D0D" w:themeColor="text1" w:themeTint="F2"/>
              </w:rPr>
              <w:t>Diagramas e Requisitos</w:t>
            </w:r>
          </w:p>
        </w:tc>
        <w:tc>
          <w:tcPr>
            <w:tcW w:w="837" w:type="dxa"/>
          </w:tcPr>
          <w:p w14:paraId="3F92E370" w14:textId="77777777" w:rsidR="00376185" w:rsidRPr="00D947B9" w:rsidRDefault="00376185" w:rsidP="00510E23">
            <w:pPr>
              <w:spacing w:line="240" w:lineRule="auto"/>
              <w:contextualSpacing/>
              <w:jc w:val="center"/>
              <w:rPr>
                <w:noProof/>
              </w:rPr>
            </w:pPr>
          </w:p>
        </w:tc>
        <w:tc>
          <w:tcPr>
            <w:tcW w:w="837" w:type="dxa"/>
          </w:tcPr>
          <w:p w14:paraId="012C05C0" w14:textId="77777777" w:rsidR="00376185" w:rsidRPr="00510E23" w:rsidRDefault="00376185" w:rsidP="00510E23">
            <w:pPr>
              <w:spacing w:line="240" w:lineRule="auto"/>
              <w:contextualSpacing/>
              <w:jc w:val="center"/>
              <w:rPr>
                <w:color w:val="0D0D0D" w:themeColor="text1" w:themeTint="F2"/>
              </w:rPr>
            </w:pPr>
          </w:p>
        </w:tc>
        <w:tc>
          <w:tcPr>
            <w:tcW w:w="837" w:type="dxa"/>
          </w:tcPr>
          <w:p w14:paraId="10E543DC" w14:textId="77777777" w:rsidR="00376185" w:rsidRPr="00510E23" w:rsidRDefault="00376185" w:rsidP="00510E23">
            <w:pPr>
              <w:spacing w:line="240" w:lineRule="auto"/>
              <w:contextualSpacing/>
              <w:jc w:val="center"/>
              <w:rPr>
                <w:color w:val="0D0D0D" w:themeColor="text1" w:themeTint="F2"/>
              </w:rPr>
            </w:pPr>
          </w:p>
        </w:tc>
        <w:tc>
          <w:tcPr>
            <w:tcW w:w="830" w:type="dxa"/>
          </w:tcPr>
          <w:p w14:paraId="46690FBC" w14:textId="77777777" w:rsidR="00376185" w:rsidRPr="00510E23" w:rsidRDefault="00376185" w:rsidP="00510E23">
            <w:pPr>
              <w:spacing w:line="240" w:lineRule="auto"/>
              <w:contextualSpacing/>
              <w:jc w:val="center"/>
              <w:rPr>
                <w:color w:val="0D0D0D" w:themeColor="text1" w:themeTint="F2"/>
              </w:rPr>
            </w:pPr>
          </w:p>
        </w:tc>
        <w:tc>
          <w:tcPr>
            <w:tcW w:w="832" w:type="dxa"/>
          </w:tcPr>
          <w:p w14:paraId="478D8935" w14:textId="77777777" w:rsidR="00376185" w:rsidRPr="00510E23" w:rsidRDefault="00376185" w:rsidP="00510E23">
            <w:pPr>
              <w:spacing w:line="240" w:lineRule="auto"/>
              <w:contextualSpacing/>
              <w:jc w:val="center"/>
              <w:rPr>
                <w:color w:val="0D0D0D" w:themeColor="text1" w:themeTint="F2"/>
              </w:rPr>
            </w:pPr>
          </w:p>
        </w:tc>
        <w:tc>
          <w:tcPr>
            <w:tcW w:w="794" w:type="dxa"/>
          </w:tcPr>
          <w:p w14:paraId="1BD5999D" w14:textId="77777777" w:rsidR="00376185" w:rsidRPr="00510E23" w:rsidRDefault="00376185" w:rsidP="00510E23">
            <w:pPr>
              <w:spacing w:line="240" w:lineRule="auto"/>
              <w:contextualSpacing/>
              <w:jc w:val="left"/>
              <w:rPr>
                <w:color w:val="0D0D0D" w:themeColor="text1" w:themeTint="F2"/>
              </w:rPr>
            </w:pPr>
          </w:p>
        </w:tc>
      </w:tr>
      <w:tr w:rsidR="00376185" w14:paraId="2372FA1F" w14:textId="77777777" w:rsidTr="002A742B">
        <w:trPr>
          <w:trHeight w:val="434"/>
          <w:jc w:val="center"/>
        </w:trPr>
        <w:tc>
          <w:tcPr>
            <w:tcW w:w="3257" w:type="dxa"/>
          </w:tcPr>
          <w:p w14:paraId="69D624BD" w14:textId="1C3469FF" w:rsidR="00376185" w:rsidRPr="00D947B9" w:rsidRDefault="00376185" w:rsidP="00510E23">
            <w:pPr>
              <w:spacing w:line="240" w:lineRule="auto"/>
              <w:contextualSpacing/>
              <w:jc w:val="left"/>
              <w:rPr>
                <w:color w:val="0D0D0D" w:themeColor="text1" w:themeTint="F2"/>
              </w:rPr>
            </w:pPr>
            <w:r w:rsidRPr="00D947B9">
              <w:rPr>
                <w:color w:val="0D0D0D" w:themeColor="text1" w:themeTint="F2"/>
              </w:rPr>
              <w:t xml:space="preserve">Revisão da </w:t>
            </w:r>
            <w:r>
              <w:rPr>
                <w:color w:val="0D0D0D" w:themeColor="text1" w:themeTint="F2"/>
              </w:rPr>
              <w:t>d</w:t>
            </w:r>
            <w:r w:rsidRPr="00D947B9">
              <w:rPr>
                <w:color w:val="0D0D0D" w:themeColor="text1" w:themeTint="F2"/>
              </w:rPr>
              <w:t>ocumentação</w:t>
            </w:r>
          </w:p>
        </w:tc>
        <w:tc>
          <w:tcPr>
            <w:tcW w:w="837" w:type="dxa"/>
          </w:tcPr>
          <w:p w14:paraId="270D953D" w14:textId="62AC9235" w:rsidR="00376185" w:rsidRPr="00D947B9" w:rsidRDefault="00376185" w:rsidP="00510E23">
            <w:pPr>
              <w:spacing w:line="240" w:lineRule="auto"/>
              <w:contextualSpacing/>
              <w:jc w:val="center"/>
              <w:rPr>
                <w:color w:val="0D0D0D" w:themeColor="text1" w:themeTint="F2"/>
              </w:rPr>
            </w:pPr>
            <w:r w:rsidRPr="00D947B9">
              <w:rPr>
                <w:noProof/>
              </w:rPr>
              <w:drawing>
                <wp:inline distT="0" distB="0" distL="0" distR="0" wp14:anchorId="1171F0AB" wp14:editId="5B2A9BCC">
                  <wp:extent cx="304800" cy="304800"/>
                  <wp:effectExtent l="0" t="0" r="0" b="0"/>
                  <wp:docPr id="1048165608" name="Gráfico 1048165608"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p>
        </w:tc>
        <w:tc>
          <w:tcPr>
            <w:tcW w:w="837" w:type="dxa"/>
          </w:tcPr>
          <w:p w14:paraId="4F230513" w14:textId="77777777" w:rsidR="00376185" w:rsidRPr="00D947B9" w:rsidRDefault="00376185" w:rsidP="00510E23">
            <w:pPr>
              <w:spacing w:line="240" w:lineRule="auto"/>
              <w:contextualSpacing/>
              <w:jc w:val="center"/>
              <w:rPr>
                <w:color w:val="0D0D0D" w:themeColor="text1" w:themeTint="F2"/>
              </w:rPr>
            </w:pPr>
          </w:p>
        </w:tc>
        <w:tc>
          <w:tcPr>
            <w:tcW w:w="837" w:type="dxa"/>
          </w:tcPr>
          <w:p w14:paraId="0D86816C" w14:textId="77777777" w:rsidR="00376185" w:rsidRPr="00D947B9" w:rsidRDefault="00376185" w:rsidP="00510E23">
            <w:pPr>
              <w:spacing w:line="240" w:lineRule="auto"/>
              <w:contextualSpacing/>
              <w:jc w:val="center"/>
              <w:rPr>
                <w:color w:val="0D0D0D" w:themeColor="text1" w:themeTint="F2"/>
              </w:rPr>
            </w:pPr>
          </w:p>
        </w:tc>
        <w:tc>
          <w:tcPr>
            <w:tcW w:w="830" w:type="dxa"/>
          </w:tcPr>
          <w:p w14:paraId="7C1FC5B3" w14:textId="77777777" w:rsidR="00376185" w:rsidRPr="00D947B9" w:rsidRDefault="00376185" w:rsidP="00510E23">
            <w:pPr>
              <w:spacing w:line="240" w:lineRule="auto"/>
              <w:contextualSpacing/>
              <w:jc w:val="center"/>
              <w:rPr>
                <w:color w:val="0D0D0D" w:themeColor="text1" w:themeTint="F2"/>
              </w:rPr>
            </w:pPr>
          </w:p>
        </w:tc>
        <w:tc>
          <w:tcPr>
            <w:tcW w:w="832" w:type="dxa"/>
          </w:tcPr>
          <w:p w14:paraId="69F07071" w14:textId="77777777" w:rsidR="00376185" w:rsidRPr="00D947B9" w:rsidRDefault="00376185" w:rsidP="00510E23">
            <w:pPr>
              <w:spacing w:line="240" w:lineRule="auto"/>
              <w:contextualSpacing/>
              <w:jc w:val="center"/>
              <w:rPr>
                <w:color w:val="0D0D0D" w:themeColor="text1" w:themeTint="F2"/>
              </w:rPr>
            </w:pPr>
          </w:p>
        </w:tc>
        <w:tc>
          <w:tcPr>
            <w:tcW w:w="794" w:type="dxa"/>
          </w:tcPr>
          <w:p w14:paraId="4816882D" w14:textId="77777777" w:rsidR="00376185" w:rsidRPr="00D947B9" w:rsidRDefault="00376185" w:rsidP="00510E23">
            <w:pPr>
              <w:spacing w:line="240" w:lineRule="auto"/>
              <w:contextualSpacing/>
              <w:jc w:val="left"/>
              <w:rPr>
                <w:color w:val="0D0D0D" w:themeColor="text1" w:themeTint="F2"/>
              </w:rPr>
            </w:pPr>
          </w:p>
        </w:tc>
      </w:tr>
      <w:tr w:rsidR="00376185" w14:paraId="125F1D62" w14:textId="77777777" w:rsidTr="00D947B9">
        <w:trPr>
          <w:trHeight w:val="654"/>
          <w:jc w:val="center"/>
          <w:ins w:id="76" w:author="paulo_63588@UIRAPURU.BR" w:date="2026-03-31T19:43:00Z"/>
        </w:trPr>
        <w:tc>
          <w:tcPr>
            <w:tcW w:w="3257" w:type="dxa"/>
          </w:tcPr>
          <w:p w14:paraId="6276E526" w14:textId="2A7D93A2" w:rsidR="00376185" w:rsidRDefault="00376185" w:rsidP="00510E23">
            <w:pPr>
              <w:spacing w:line="240" w:lineRule="auto"/>
              <w:contextualSpacing/>
              <w:jc w:val="left"/>
              <w:rPr>
                <w:ins w:id="77" w:author="paulo_63588@UIRAPURU.BR" w:date="2026-03-31T19:43:00Z"/>
                <w:color w:val="0D0D0D" w:themeColor="text1" w:themeTint="F2"/>
              </w:rPr>
            </w:pPr>
            <w:ins w:id="78" w:author="paulo_63588@UIRAPURU.BR" w:date="2026-03-31T19:43:00Z">
              <w:r>
                <w:rPr>
                  <w:color w:val="0D0D0D" w:themeColor="text1" w:themeTint="F2"/>
                </w:rPr>
                <w:t>Apresentação Parcial 3</w:t>
              </w:r>
            </w:ins>
          </w:p>
        </w:tc>
        <w:tc>
          <w:tcPr>
            <w:tcW w:w="837" w:type="dxa"/>
          </w:tcPr>
          <w:p w14:paraId="0641C8C9" w14:textId="77777777" w:rsidR="00376185" w:rsidRPr="00D947B9" w:rsidRDefault="00376185" w:rsidP="00510E23">
            <w:pPr>
              <w:spacing w:line="240" w:lineRule="auto"/>
              <w:contextualSpacing/>
              <w:jc w:val="center"/>
              <w:rPr>
                <w:ins w:id="79" w:author="paulo_63588@UIRAPURU.BR" w:date="2026-03-31T19:43:00Z"/>
                <w:noProof/>
              </w:rPr>
            </w:pPr>
          </w:p>
        </w:tc>
        <w:tc>
          <w:tcPr>
            <w:tcW w:w="837" w:type="dxa"/>
          </w:tcPr>
          <w:p w14:paraId="24C082AA" w14:textId="77777777" w:rsidR="00376185" w:rsidRPr="00D947B9" w:rsidRDefault="00376185" w:rsidP="00510E23">
            <w:pPr>
              <w:spacing w:line="240" w:lineRule="auto"/>
              <w:contextualSpacing/>
              <w:jc w:val="center"/>
              <w:rPr>
                <w:ins w:id="80" w:author="paulo_63588@UIRAPURU.BR" w:date="2026-03-31T19:43:00Z"/>
                <w:color w:val="0D0D0D" w:themeColor="text1" w:themeTint="F2"/>
              </w:rPr>
            </w:pPr>
          </w:p>
        </w:tc>
        <w:tc>
          <w:tcPr>
            <w:tcW w:w="837" w:type="dxa"/>
          </w:tcPr>
          <w:p w14:paraId="08617DB7" w14:textId="77777777" w:rsidR="00376185" w:rsidRPr="00D947B9" w:rsidRDefault="00376185" w:rsidP="00510E23">
            <w:pPr>
              <w:spacing w:line="240" w:lineRule="auto"/>
              <w:contextualSpacing/>
              <w:jc w:val="center"/>
              <w:rPr>
                <w:ins w:id="81" w:author="paulo_63588@UIRAPURU.BR" w:date="2026-03-31T19:43:00Z"/>
                <w:color w:val="0D0D0D" w:themeColor="text1" w:themeTint="F2"/>
              </w:rPr>
            </w:pPr>
          </w:p>
        </w:tc>
        <w:tc>
          <w:tcPr>
            <w:tcW w:w="830" w:type="dxa"/>
          </w:tcPr>
          <w:p w14:paraId="1F2093AC" w14:textId="77777777" w:rsidR="00376185" w:rsidRPr="00D947B9" w:rsidRDefault="00376185" w:rsidP="00510E23">
            <w:pPr>
              <w:spacing w:line="240" w:lineRule="auto"/>
              <w:contextualSpacing/>
              <w:jc w:val="center"/>
              <w:rPr>
                <w:ins w:id="82" w:author="paulo_63588@UIRAPURU.BR" w:date="2026-03-31T19:43:00Z"/>
                <w:color w:val="0D0D0D" w:themeColor="text1" w:themeTint="F2"/>
              </w:rPr>
            </w:pPr>
          </w:p>
        </w:tc>
        <w:tc>
          <w:tcPr>
            <w:tcW w:w="832" w:type="dxa"/>
          </w:tcPr>
          <w:p w14:paraId="3FCDFE2F" w14:textId="77777777" w:rsidR="00376185" w:rsidRPr="00D947B9" w:rsidRDefault="00376185" w:rsidP="00510E23">
            <w:pPr>
              <w:spacing w:line="240" w:lineRule="auto"/>
              <w:contextualSpacing/>
              <w:jc w:val="center"/>
              <w:rPr>
                <w:ins w:id="83" w:author="paulo_63588@UIRAPURU.BR" w:date="2026-03-31T19:43:00Z"/>
                <w:color w:val="0D0D0D" w:themeColor="text1" w:themeTint="F2"/>
              </w:rPr>
            </w:pPr>
          </w:p>
        </w:tc>
        <w:tc>
          <w:tcPr>
            <w:tcW w:w="794" w:type="dxa"/>
          </w:tcPr>
          <w:p w14:paraId="5C9D1C9A" w14:textId="77777777" w:rsidR="00376185" w:rsidRPr="00D947B9" w:rsidRDefault="00376185" w:rsidP="00510E23">
            <w:pPr>
              <w:spacing w:line="240" w:lineRule="auto"/>
              <w:contextualSpacing/>
              <w:jc w:val="left"/>
              <w:rPr>
                <w:ins w:id="84" w:author="paulo_63588@UIRAPURU.BR" w:date="2026-03-31T19:43:00Z"/>
                <w:color w:val="0D0D0D" w:themeColor="text1" w:themeTint="F2"/>
              </w:rPr>
            </w:pPr>
          </w:p>
        </w:tc>
      </w:tr>
      <w:tr w:rsidR="00376185" w14:paraId="2A31CE2D" w14:textId="77777777" w:rsidTr="00D947B9">
        <w:trPr>
          <w:trHeight w:val="654"/>
          <w:jc w:val="center"/>
        </w:trPr>
        <w:tc>
          <w:tcPr>
            <w:tcW w:w="3257" w:type="dxa"/>
          </w:tcPr>
          <w:p w14:paraId="1783579E" w14:textId="6CECA89B" w:rsidR="00376185" w:rsidRPr="00D947B9" w:rsidRDefault="00376185" w:rsidP="00510E23">
            <w:pPr>
              <w:spacing w:line="240" w:lineRule="auto"/>
              <w:contextualSpacing/>
              <w:jc w:val="left"/>
              <w:rPr>
                <w:color w:val="0D0D0D" w:themeColor="text1" w:themeTint="F2"/>
              </w:rPr>
            </w:pPr>
            <w:r>
              <w:rPr>
                <w:color w:val="0D0D0D" w:themeColor="text1" w:themeTint="F2"/>
              </w:rPr>
              <w:t>Desenvolver Banco de Dados físico</w:t>
            </w:r>
          </w:p>
        </w:tc>
        <w:tc>
          <w:tcPr>
            <w:tcW w:w="837" w:type="dxa"/>
          </w:tcPr>
          <w:p w14:paraId="38779E93" w14:textId="77777777" w:rsidR="00376185" w:rsidRPr="00D947B9" w:rsidRDefault="00376185" w:rsidP="00510E23">
            <w:pPr>
              <w:spacing w:line="240" w:lineRule="auto"/>
              <w:contextualSpacing/>
              <w:jc w:val="center"/>
              <w:rPr>
                <w:noProof/>
              </w:rPr>
            </w:pPr>
          </w:p>
        </w:tc>
        <w:tc>
          <w:tcPr>
            <w:tcW w:w="837" w:type="dxa"/>
          </w:tcPr>
          <w:p w14:paraId="600B503B" w14:textId="77777777" w:rsidR="00376185" w:rsidRPr="00D947B9" w:rsidRDefault="00376185" w:rsidP="00510E23">
            <w:pPr>
              <w:spacing w:line="240" w:lineRule="auto"/>
              <w:contextualSpacing/>
              <w:jc w:val="center"/>
              <w:rPr>
                <w:color w:val="0D0D0D" w:themeColor="text1" w:themeTint="F2"/>
              </w:rPr>
            </w:pPr>
          </w:p>
        </w:tc>
        <w:tc>
          <w:tcPr>
            <w:tcW w:w="837" w:type="dxa"/>
          </w:tcPr>
          <w:p w14:paraId="2D11D7AD" w14:textId="77777777" w:rsidR="00376185" w:rsidRPr="00D947B9" w:rsidRDefault="00376185" w:rsidP="00510E23">
            <w:pPr>
              <w:spacing w:line="240" w:lineRule="auto"/>
              <w:contextualSpacing/>
              <w:jc w:val="center"/>
              <w:rPr>
                <w:color w:val="0D0D0D" w:themeColor="text1" w:themeTint="F2"/>
              </w:rPr>
            </w:pPr>
          </w:p>
        </w:tc>
        <w:tc>
          <w:tcPr>
            <w:tcW w:w="830" w:type="dxa"/>
          </w:tcPr>
          <w:p w14:paraId="208BE56F" w14:textId="77777777" w:rsidR="00376185" w:rsidRPr="00D947B9" w:rsidRDefault="00376185" w:rsidP="00510E23">
            <w:pPr>
              <w:spacing w:line="240" w:lineRule="auto"/>
              <w:contextualSpacing/>
              <w:jc w:val="center"/>
              <w:rPr>
                <w:color w:val="0D0D0D" w:themeColor="text1" w:themeTint="F2"/>
              </w:rPr>
            </w:pPr>
          </w:p>
        </w:tc>
        <w:tc>
          <w:tcPr>
            <w:tcW w:w="832" w:type="dxa"/>
          </w:tcPr>
          <w:p w14:paraId="31EDA825" w14:textId="77777777" w:rsidR="00376185" w:rsidRPr="00D947B9" w:rsidRDefault="00376185" w:rsidP="00510E23">
            <w:pPr>
              <w:spacing w:line="240" w:lineRule="auto"/>
              <w:contextualSpacing/>
              <w:jc w:val="center"/>
              <w:rPr>
                <w:color w:val="0D0D0D" w:themeColor="text1" w:themeTint="F2"/>
              </w:rPr>
            </w:pPr>
          </w:p>
        </w:tc>
        <w:tc>
          <w:tcPr>
            <w:tcW w:w="794" w:type="dxa"/>
          </w:tcPr>
          <w:p w14:paraId="05585E99" w14:textId="77777777" w:rsidR="00376185" w:rsidRPr="00D947B9" w:rsidRDefault="00376185" w:rsidP="00510E23">
            <w:pPr>
              <w:spacing w:line="240" w:lineRule="auto"/>
              <w:contextualSpacing/>
              <w:jc w:val="left"/>
              <w:rPr>
                <w:color w:val="0D0D0D" w:themeColor="text1" w:themeTint="F2"/>
              </w:rPr>
            </w:pPr>
          </w:p>
        </w:tc>
      </w:tr>
      <w:tr w:rsidR="00376185" w14:paraId="0086EF1B" w14:textId="77777777" w:rsidTr="00D947B9">
        <w:trPr>
          <w:trHeight w:val="654"/>
          <w:jc w:val="center"/>
        </w:trPr>
        <w:tc>
          <w:tcPr>
            <w:tcW w:w="3257" w:type="dxa"/>
          </w:tcPr>
          <w:p w14:paraId="0B1C426A" w14:textId="7F1970AC" w:rsidR="00376185" w:rsidRDefault="00376185" w:rsidP="00510E23">
            <w:pPr>
              <w:spacing w:line="240" w:lineRule="auto"/>
              <w:contextualSpacing/>
              <w:jc w:val="left"/>
              <w:rPr>
                <w:color w:val="0D0D0D" w:themeColor="text1" w:themeTint="F2"/>
              </w:rPr>
            </w:pPr>
            <w:r>
              <w:rPr>
                <w:color w:val="0D0D0D" w:themeColor="text1" w:themeTint="F2"/>
              </w:rPr>
              <w:t>3° Pré-apresentação</w:t>
            </w:r>
          </w:p>
        </w:tc>
        <w:tc>
          <w:tcPr>
            <w:tcW w:w="837" w:type="dxa"/>
          </w:tcPr>
          <w:p w14:paraId="0626AD86" w14:textId="77777777" w:rsidR="00376185" w:rsidRPr="00D947B9" w:rsidRDefault="00376185" w:rsidP="00510E23">
            <w:pPr>
              <w:spacing w:line="240" w:lineRule="auto"/>
              <w:contextualSpacing/>
              <w:jc w:val="center"/>
              <w:rPr>
                <w:noProof/>
              </w:rPr>
            </w:pPr>
          </w:p>
        </w:tc>
        <w:tc>
          <w:tcPr>
            <w:tcW w:w="837" w:type="dxa"/>
          </w:tcPr>
          <w:p w14:paraId="14DBB038" w14:textId="77777777" w:rsidR="00376185" w:rsidRPr="00D947B9" w:rsidRDefault="00376185" w:rsidP="00510E23">
            <w:pPr>
              <w:spacing w:line="240" w:lineRule="auto"/>
              <w:contextualSpacing/>
              <w:jc w:val="center"/>
              <w:rPr>
                <w:color w:val="0D0D0D" w:themeColor="text1" w:themeTint="F2"/>
              </w:rPr>
            </w:pPr>
          </w:p>
        </w:tc>
        <w:tc>
          <w:tcPr>
            <w:tcW w:w="837" w:type="dxa"/>
          </w:tcPr>
          <w:p w14:paraId="4B041335" w14:textId="77777777" w:rsidR="00376185" w:rsidRPr="00D947B9" w:rsidRDefault="00376185" w:rsidP="00510E23">
            <w:pPr>
              <w:spacing w:line="240" w:lineRule="auto"/>
              <w:contextualSpacing/>
              <w:jc w:val="center"/>
              <w:rPr>
                <w:color w:val="0D0D0D" w:themeColor="text1" w:themeTint="F2"/>
              </w:rPr>
            </w:pPr>
          </w:p>
        </w:tc>
        <w:tc>
          <w:tcPr>
            <w:tcW w:w="830" w:type="dxa"/>
          </w:tcPr>
          <w:p w14:paraId="7661C14D" w14:textId="77777777" w:rsidR="00376185" w:rsidRPr="00D947B9" w:rsidRDefault="00376185" w:rsidP="00510E23">
            <w:pPr>
              <w:spacing w:line="240" w:lineRule="auto"/>
              <w:contextualSpacing/>
              <w:jc w:val="center"/>
              <w:rPr>
                <w:color w:val="0D0D0D" w:themeColor="text1" w:themeTint="F2"/>
              </w:rPr>
            </w:pPr>
          </w:p>
        </w:tc>
        <w:tc>
          <w:tcPr>
            <w:tcW w:w="832" w:type="dxa"/>
          </w:tcPr>
          <w:p w14:paraId="1F419A24" w14:textId="77777777" w:rsidR="00376185" w:rsidRPr="00D947B9" w:rsidRDefault="00376185" w:rsidP="00510E23">
            <w:pPr>
              <w:spacing w:line="240" w:lineRule="auto"/>
              <w:contextualSpacing/>
              <w:jc w:val="center"/>
              <w:rPr>
                <w:color w:val="0D0D0D" w:themeColor="text1" w:themeTint="F2"/>
              </w:rPr>
            </w:pPr>
          </w:p>
        </w:tc>
        <w:tc>
          <w:tcPr>
            <w:tcW w:w="794" w:type="dxa"/>
          </w:tcPr>
          <w:p w14:paraId="32C31199" w14:textId="77777777" w:rsidR="00376185" w:rsidRPr="00D947B9" w:rsidRDefault="00376185" w:rsidP="00510E23">
            <w:pPr>
              <w:spacing w:line="240" w:lineRule="auto"/>
              <w:contextualSpacing/>
              <w:jc w:val="left"/>
              <w:rPr>
                <w:color w:val="0D0D0D" w:themeColor="text1" w:themeTint="F2"/>
              </w:rPr>
            </w:pPr>
          </w:p>
        </w:tc>
      </w:tr>
      <w:tr w:rsidR="00376185" w14:paraId="03316499" w14:textId="255E63C7" w:rsidTr="00447724">
        <w:trPr>
          <w:trHeight w:val="447"/>
          <w:jc w:val="center"/>
        </w:trPr>
        <w:tc>
          <w:tcPr>
            <w:tcW w:w="3257" w:type="dxa"/>
          </w:tcPr>
          <w:p w14:paraId="450D6587" w14:textId="09863D4C" w:rsidR="00376185" w:rsidRDefault="00376185" w:rsidP="00510E23">
            <w:pPr>
              <w:spacing w:line="240" w:lineRule="auto"/>
              <w:contextualSpacing/>
              <w:jc w:val="left"/>
              <w:rPr>
                <w:color w:val="0D0D0D" w:themeColor="text1" w:themeTint="F2"/>
              </w:rPr>
            </w:pPr>
            <w:r>
              <w:rPr>
                <w:color w:val="0D0D0D" w:themeColor="text1" w:themeTint="F2"/>
              </w:rPr>
              <w:t>Teste de Banco de dados</w:t>
            </w:r>
          </w:p>
        </w:tc>
        <w:tc>
          <w:tcPr>
            <w:tcW w:w="837" w:type="dxa"/>
          </w:tcPr>
          <w:p w14:paraId="577F26E8" w14:textId="77777777" w:rsidR="00376185" w:rsidRPr="00434F61" w:rsidRDefault="00376185" w:rsidP="00510E23">
            <w:pPr>
              <w:spacing w:line="240" w:lineRule="auto"/>
              <w:contextualSpacing/>
              <w:jc w:val="center"/>
              <w:rPr>
                <w:color w:val="0D0D0D" w:themeColor="text1" w:themeTint="F2"/>
              </w:rPr>
            </w:pPr>
          </w:p>
        </w:tc>
        <w:tc>
          <w:tcPr>
            <w:tcW w:w="837" w:type="dxa"/>
          </w:tcPr>
          <w:p w14:paraId="44047F74" w14:textId="77777777" w:rsidR="00376185" w:rsidRDefault="00376185" w:rsidP="00510E23">
            <w:pPr>
              <w:spacing w:line="240" w:lineRule="auto"/>
              <w:contextualSpacing/>
              <w:jc w:val="center"/>
              <w:rPr>
                <w:noProof/>
              </w:rPr>
            </w:pPr>
          </w:p>
        </w:tc>
        <w:tc>
          <w:tcPr>
            <w:tcW w:w="837" w:type="dxa"/>
          </w:tcPr>
          <w:p w14:paraId="7B9A5190" w14:textId="77777777" w:rsidR="00376185" w:rsidRPr="00434F61" w:rsidRDefault="00376185" w:rsidP="00510E23">
            <w:pPr>
              <w:spacing w:line="240" w:lineRule="auto"/>
              <w:contextualSpacing/>
              <w:jc w:val="center"/>
              <w:rPr>
                <w:color w:val="0D0D0D" w:themeColor="text1" w:themeTint="F2"/>
              </w:rPr>
            </w:pPr>
          </w:p>
        </w:tc>
        <w:tc>
          <w:tcPr>
            <w:tcW w:w="830" w:type="dxa"/>
          </w:tcPr>
          <w:p w14:paraId="6A380C01" w14:textId="77777777" w:rsidR="00376185" w:rsidRPr="00434F61" w:rsidRDefault="00376185" w:rsidP="00510E23">
            <w:pPr>
              <w:spacing w:line="240" w:lineRule="auto"/>
              <w:contextualSpacing/>
              <w:jc w:val="center"/>
              <w:rPr>
                <w:color w:val="0D0D0D" w:themeColor="text1" w:themeTint="F2"/>
              </w:rPr>
            </w:pPr>
          </w:p>
        </w:tc>
        <w:tc>
          <w:tcPr>
            <w:tcW w:w="832" w:type="dxa"/>
          </w:tcPr>
          <w:p w14:paraId="48DCFDC2" w14:textId="77777777" w:rsidR="00376185" w:rsidRPr="00434F61" w:rsidRDefault="00376185" w:rsidP="00510E23">
            <w:pPr>
              <w:spacing w:line="240" w:lineRule="auto"/>
              <w:contextualSpacing/>
              <w:jc w:val="center"/>
              <w:rPr>
                <w:color w:val="0D0D0D" w:themeColor="text1" w:themeTint="F2"/>
              </w:rPr>
            </w:pPr>
          </w:p>
        </w:tc>
        <w:tc>
          <w:tcPr>
            <w:tcW w:w="794" w:type="dxa"/>
          </w:tcPr>
          <w:p w14:paraId="31269C8A" w14:textId="77777777" w:rsidR="00376185" w:rsidRPr="00434F61" w:rsidRDefault="00376185" w:rsidP="00510E23">
            <w:pPr>
              <w:spacing w:line="240" w:lineRule="auto"/>
              <w:contextualSpacing/>
              <w:jc w:val="center"/>
              <w:rPr>
                <w:color w:val="0D0D0D" w:themeColor="text1" w:themeTint="F2"/>
              </w:rPr>
            </w:pPr>
          </w:p>
        </w:tc>
      </w:tr>
      <w:tr w:rsidR="00376185" w14:paraId="102ECE59" w14:textId="31502C68" w:rsidTr="00447724">
        <w:trPr>
          <w:trHeight w:val="447"/>
          <w:jc w:val="center"/>
        </w:trPr>
        <w:tc>
          <w:tcPr>
            <w:tcW w:w="3257" w:type="dxa"/>
          </w:tcPr>
          <w:p w14:paraId="18ECFA15" w14:textId="00DA5A36" w:rsidR="00376185" w:rsidRDefault="00376185" w:rsidP="00510E23">
            <w:pPr>
              <w:spacing w:line="240" w:lineRule="auto"/>
              <w:contextualSpacing/>
              <w:jc w:val="left"/>
              <w:rPr>
                <w:color w:val="0D0D0D" w:themeColor="text1" w:themeTint="F2"/>
              </w:rPr>
            </w:pPr>
            <w:r>
              <w:rPr>
                <w:color w:val="0D0D0D" w:themeColor="text1" w:themeTint="F2"/>
              </w:rPr>
              <w:t>Desenvolver sistema Web</w:t>
            </w:r>
          </w:p>
        </w:tc>
        <w:tc>
          <w:tcPr>
            <w:tcW w:w="837" w:type="dxa"/>
          </w:tcPr>
          <w:p w14:paraId="566BD654" w14:textId="77777777" w:rsidR="00376185" w:rsidRPr="00434F61" w:rsidRDefault="00376185" w:rsidP="00510E23">
            <w:pPr>
              <w:spacing w:line="240" w:lineRule="auto"/>
              <w:contextualSpacing/>
              <w:jc w:val="center"/>
              <w:rPr>
                <w:color w:val="0D0D0D" w:themeColor="text1" w:themeTint="F2"/>
              </w:rPr>
            </w:pPr>
          </w:p>
        </w:tc>
        <w:tc>
          <w:tcPr>
            <w:tcW w:w="837" w:type="dxa"/>
          </w:tcPr>
          <w:p w14:paraId="020A32C8" w14:textId="77777777" w:rsidR="00376185" w:rsidRDefault="00376185" w:rsidP="00510E23">
            <w:pPr>
              <w:spacing w:line="240" w:lineRule="auto"/>
              <w:contextualSpacing/>
              <w:jc w:val="center"/>
              <w:rPr>
                <w:noProof/>
              </w:rPr>
            </w:pPr>
          </w:p>
        </w:tc>
        <w:tc>
          <w:tcPr>
            <w:tcW w:w="837" w:type="dxa"/>
          </w:tcPr>
          <w:p w14:paraId="5C4AC319" w14:textId="77777777" w:rsidR="00376185" w:rsidRPr="00434F61" w:rsidRDefault="00376185" w:rsidP="00510E23">
            <w:pPr>
              <w:spacing w:line="240" w:lineRule="auto"/>
              <w:contextualSpacing/>
              <w:jc w:val="center"/>
              <w:rPr>
                <w:color w:val="0D0D0D" w:themeColor="text1" w:themeTint="F2"/>
              </w:rPr>
            </w:pPr>
          </w:p>
        </w:tc>
        <w:tc>
          <w:tcPr>
            <w:tcW w:w="830" w:type="dxa"/>
          </w:tcPr>
          <w:p w14:paraId="3B2B88E0" w14:textId="77777777" w:rsidR="00376185" w:rsidRPr="00434F61" w:rsidRDefault="00376185" w:rsidP="00510E23">
            <w:pPr>
              <w:spacing w:line="240" w:lineRule="auto"/>
              <w:contextualSpacing/>
              <w:jc w:val="center"/>
              <w:rPr>
                <w:color w:val="0D0D0D" w:themeColor="text1" w:themeTint="F2"/>
              </w:rPr>
            </w:pPr>
          </w:p>
        </w:tc>
        <w:tc>
          <w:tcPr>
            <w:tcW w:w="832" w:type="dxa"/>
          </w:tcPr>
          <w:p w14:paraId="5225D068" w14:textId="77777777" w:rsidR="00376185" w:rsidRPr="00434F61" w:rsidRDefault="00376185" w:rsidP="00510E23">
            <w:pPr>
              <w:spacing w:line="240" w:lineRule="auto"/>
              <w:contextualSpacing/>
              <w:jc w:val="center"/>
              <w:rPr>
                <w:color w:val="0D0D0D" w:themeColor="text1" w:themeTint="F2"/>
              </w:rPr>
            </w:pPr>
          </w:p>
        </w:tc>
        <w:tc>
          <w:tcPr>
            <w:tcW w:w="794" w:type="dxa"/>
          </w:tcPr>
          <w:p w14:paraId="6BC45630" w14:textId="77777777" w:rsidR="00376185" w:rsidRPr="00434F61" w:rsidRDefault="00376185" w:rsidP="00510E23">
            <w:pPr>
              <w:spacing w:line="240" w:lineRule="auto"/>
              <w:contextualSpacing/>
              <w:jc w:val="center"/>
              <w:rPr>
                <w:color w:val="0D0D0D" w:themeColor="text1" w:themeTint="F2"/>
              </w:rPr>
            </w:pPr>
          </w:p>
        </w:tc>
      </w:tr>
      <w:tr w:rsidR="00376185" w14:paraId="7C7A91EA" w14:textId="662B696B" w:rsidTr="00447724">
        <w:trPr>
          <w:trHeight w:val="447"/>
          <w:jc w:val="center"/>
        </w:trPr>
        <w:tc>
          <w:tcPr>
            <w:tcW w:w="3257" w:type="dxa"/>
          </w:tcPr>
          <w:p w14:paraId="6EAEDF0E" w14:textId="44034484" w:rsidR="00376185" w:rsidRDefault="00376185" w:rsidP="00510E23">
            <w:pPr>
              <w:spacing w:line="240" w:lineRule="auto"/>
              <w:contextualSpacing/>
              <w:jc w:val="left"/>
              <w:rPr>
                <w:color w:val="0D0D0D" w:themeColor="text1" w:themeTint="F2"/>
              </w:rPr>
            </w:pPr>
            <w:r>
              <w:rPr>
                <w:color w:val="0D0D0D" w:themeColor="text1" w:themeTint="F2"/>
              </w:rPr>
              <w:t>Desenvolver sistema mobile</w:t>
            </w:r>
          </w:p>
        </w:tc>
        <w:tc>
          <w:tcPr>
            <w:tcW w:w="837" w:type="dxa"/>
          </w:tcPr>
          <w:p w14:paraId="100EF67F" w14:textId="77777777" w:rsidR="00376185" w:rsidRPr="00434F61" w:rsidRDefault="00376185" w:rsidP="00510E23">
            <w:pPr>
              <w:spacing w:line="240" w:lineRule="auto"/>
              <w:contextualSpacing/>
              <w:jc w:val="center"/>
              <w:rPr>
                <w:color w:val="0D0D0D" w:themeColor="text1" w:themeTint="F2"/>
              </w:rPr>
            </w:pPr>
          </w:p>
        </w:tc>
        <w:tc>
          <w:tcPr>
            <w:tcW w:w="837" w:type="dxa"/>
          </w:tcPr>
          <w:p w14:paraId="2913309E" w14:textId="77777777" w:rsidR="00376185" w:rsidRDefault="00376185" w:rsidP="00510E23">
            <w:pPr>
              <w:spacing w:line="240" w:lineRule="auto"/>
              <w:contextualSpacing/>
              <w:jc w:val="center"/>
              <w:rPr>
                <w:noProof/>
              </w:rPr>
            </w:pPr>
          </w:p>
        </w:tc>
        <w:tc>
          <w:tcPr>
            <w:tcW w:w="837" w:type="dxa"/>
          </w:tcPr>
          <w:p w14:paraId="603CE601" w14:textId="77777777" w:rsidR="00376185" w:rsidRPr="00434F61" w:rsidRDefault="00376185" w:rsidP="00510E23">
            <w:pPr>
              <w:spacing w:line="240" w:lineRule="auto"/>
              <w:contextualSpacing/>
              <w:jc w:val="center"/>
              <w:rPr>
                <w:color w:val="0D0D0D" w:themeColor="text1" w:themeTint="F2"/>
              </w:rPr>
            </w:pPr>
          </w:p>
        </w:tc>
        <w:tc>
          <w:tcPr>
            <w:tcW w:w="830" w:type="dxa"/>
          </w:tcPr>
          <w:p w14:paraId="1B508E94" w14:textId="77777777" w:rsidR="00376185" w:rsidRPr="00434F61" w:rsidRDefault="00376185" w:rsidP="00510E23">
            <w:pPr>
              <w:spacing w:line="240" w:lineRule="auto"/>
              <w:contextualSpacing/>
              <w:jc w:val="center"/>
              <w:rPr>
                <w:color w:val="0D0D0D" w:themeColor="text1" w:themeTint="F2"/>
              </w:rPr>
            </w:pPr>
          </w:p>
        </w:tc>
        <w:tc>
          <w:tcPr>
            <w:tcW w:w="832" w:type="dxa"/>
          </w:tcPr>
          <w:p w14:paraId="48B4771B" w14:textId="77777777" w:rsidR="00376185" w:rsidRPr="00434F61" w:rsidRDefault="00376185" w:rsidP="00510E23">
            <w:pPr>
              <w:spacing w:line="240" w:lineRule="auto"/>
              <w:contextualSpacing/>
              <w:jc w:val="center"/>
              <w:rPr>
                <w:color w:val="0D0D0D" w:themeColor="text1" w:themeTint="F2"/>
              </w:rPr>
            </w:pPr>
          </w:p>
        </w:tc>
        <w:tc>
          <w:tcPr>
            <w:tcW w:w="794" w:type="dxa"/>
          </w:tcPr>
          <w:p w14:paraId="2A7822FC" w14:textId="77777777" w:rsidR="00376185" w:rsidRPr="00434F61" w:rsidRDefault="00376185" w:rsidP="00510E23">
            <w:pPr>
              <w:spacing w:line="240" w:lineRule="auto"/>
              <w:contextualSpacing/>
              <w:jc w:val="center"/>
              <w:rPr>
                <w:color w:val="0D0D0D" w:themeColor="text1" w:themeTint="F2"/>
              </w:rPr>
            </w:pPr>
          </w:p>
        </w:tc>
      </w:tr>
      <w:tr w:rsidR="00376185" w14:paraId="18D4F23D" w14:textId="5DE2F3B7" w:rsidTr="00447724">
        <w:trPr>
          <w:trHeight w:val="447"/>
          <w:jc w:val="center"/>
        </w:trPr>
        <w:tc>
          <w:tcPr>
            <w:tcW w:w="3257" w:type="dxa"/>
          </w:tcPr>
          <w:p w14:paraId="053CA929" w14:textId="13B4B9AB" w:rsidR="00376185" w:rsidRDefault="00376185" w:rsidP="00510E23">
            <w:pPr>
              <w:spacing w:line="240" w:lineRule="auto"/>
              <w:contextualSpacing/>
              <w:jc w:val="left"/>
              <w:rPr>
                <w:color w:val="0D0D0D" w:themeColor="text1" w:themeTint="F2"/>
              </w:rPr>
            </w:pPr>
            <w:r>
              <w:rPr>
                <w:color w:val="0D0D0D" w:themeColor="text1" w:themeTint="F2"/>
              </w:rPr>
              <w:t>Desenvolver IA</w:t>
            </w:r>
          </w:p>
        </w:tc>
        <w:tc>
          <w:tcPr>
            <w:tcW w:w="837" w:type="dxa"/>
          </w:tcPr>
          <w:p w14:paraId="37F947BD" w14:textId="77777777" w:rsidR="00376185" w:rsidRPr="00434F61" w:rsidRDefault="00376185" w:rsidP="00510E23">
            <w:pPr>
              <w:spacing w:line="240" w:lineRule="auto"/>
              <w:contextualSpacing/>
              <w:jc w:val="center"/>
              <w:rPr>
                <w:color w:val="0D0D0D" w:themeColor="text1" w:themeTint="F2"/>
              </w:rPr>
            </w:pPr>
          </w:p>
        </w:tc>
        <w:tc>
          <w:tcPr>
            <w:tcW w:w="837" w:type="dxa"/>
          </w:tcPr>
          <w:p w14:paraId="7141ED75" w14:textId="77777777" w:rsidR="00376185" w:rsidRDefault="00376185" w:rsidP="00510E23">
            <w:pPr>
              <w:spacing w:line="240" w:lineRule="auto"/>
              <w:contextualSpacing/>
              <w:jc w:val="center"/>
              <w:rPr>
                <w:noProof/>
              </w:rPr>
            </w:pPr>
          </w:p>
        </w:tc>
        <w:tc>
          <w:tcPr>
            <w:tcW w:w="837" w:type="dxa"/>
          </w:tcPr>
          <w:p w14:paraId="093FA382" w14:textId="77777777" w:rsidR="00376185" w:rsidRPr="00434F61" w:rsidRDefault="00376185" w:rsidP="00510E23">
            <w:pPr>
              <w:spacing w:line="240" w:lineRule="auto"/>
              <w:contextualSpacing/>
              <w:jc w:val="center"/>
              <w:rPr>
                <w:color w:val="0D0D0D" w:themeColor="text1" w:themeTint="F2"/>
              </w:rPr>
            </w:pPr>
          </w:p>
        </w:tc>
        <w:tc>
          <w:tcPr>
            <w:tcW w:w="830" w:type="dxa"/>
          </w:tcPr>
          <w:p w14:paraId="69706B65" w14:textId="77777777" w:rsidR="00376185" w:rsidRPr="00434F61" w:rsidRDefault="00376185" w:rsidP="00510E23">
            <w:pPr>
              <w:spacing w:line="240" w:lineRule="auto"/>
              <w:contextualSpacing/>
              <w:jc w:val="center"/>
              <w:rPr>
                <w:color w:val="0D0D0D" w:themeColor="text1" w:themeTint="F2"/>
              </w:rPr>
            </w:pPr>
          </w:p>
        </w:tc>
        <w:tc>
          <w:tcPr>
            <w:tcW w:w="832" w:type="dxa"/>
          </w:tcPr>
          <w:p w14:paraId="0A7D6CE1" w14:textId="77777777" w:rsidR="00376185" w:rsidRPr="00434F61" w:rsidRDefault="00376185" w:rsidP="00510E23">
            <w:pPr>
              <w:spacing w:line="240" w:lineRule="auto"/>
              <w:contextualSpacing/>
              <w:jc w:val="center"/>
              <w:rPr>
                <w:color w:val="0D0D0D" w:themeColor="text1" w:themeTint="F2"/>
              </w:rPr>
            </w:pPr>
          </w:p>
        </w:tc>
        <w:tc>
          <w:tcPr>
            <w:tcW w:w="794" w:type="dxa"/>
          </w:tcPr>
          <w:p w14:paraId="66AC88F9" w14:textId="77777777" w:rsidR="00376185" w:rsidRPr="00434F61" w:rsidRDefault="00376185" w:rsidP="00510E23">
            <w:pPr>
              <w:spacing w:line="240" w:lineRule="auto"/>
              <w:contextualSpacing/>
              <w:jc w:val="center"/>
              <w:rPr>
                <w:color w:val="0D0D0D" w:themeColor="text1" w:themeTint="F2"/>
              </w:rPr>
            </w:pPr>
          </w:p>
        </w:tc>
      </w:tr>
      <w:tr w:rsidR="00376185" w14:paraId="79FF2376" w14:textId="040F9BF7" w:rsidTr="00447724">
        <w:trPr>
          <w:trHeight w:val="447"/>
          <w:jc w:val="center"/>
        </w:trPr>
        <w:tc>
          <w:tcPr>
            <w:tcW w:w="3257" w:type="dxa"/>
          </w:tcPr>
          <w:p w14:paraId="3C5DBAE5" w14:textId="0973C833" w:rsidR="00376185" w:rsidRDefault="00376185" w:rsidP="00510E23">
            <w:pPr>
              <w:spacing w:line="240" w:lineRule="auto"/>
              <w:contextualSpacing/>
              <w:jc w:val="left"/>
              <w:rPr>
                <w:color w:val="0D0D0D" w:themeColor="text1" w:themeTint="F2"/>
              </w:rPr>
            </w:pPr>
            <w:r>
              <w:rPr>
                <w:color w:val="0D0D0D" w:themeColor="text1" w:themeTint="F2"/>
              </w:rPr>
              <w:t>Teste de IA</w:t>
            </w:r>
          </w:p>
        </w:tc>
        <w:tc>
          <w:tcPr>
            <w:tcW w:w="837" w:type="dxa"/>
          </w:tcPr>
          <w:p w14:paraId="5642B2B2" w14:textId="77777777" w:rsidR="00376185" w:rsidRPr="00434F61" w:rsidRDefault="00376185" w:rsidP="00510E23">
            <w:pPr>
              <w:spacing w:line="240" w:lineRule="auto"/>
              <w:contextualSpacing/>
              <w:jc w:val="center"/>
              <w:rPr>
                <w:color w:val="0D0D0D" w:themeColor="text1" w:themeTint="F2"/>
              </w:rPr>
            </w:pPr>
          </w:p>
        </w:tc>
        <w:tc>
          <w:tcPr>
            <w:tcW w:w="837" w:type="dxa"/>
          </w:tcPr>
          <w:p w14:paraId="57CE299C" w14:textId="77777777" w:rsidR="00376185" w:rsidRDefault="00376185" w:rsidP="00510E23">
            <w:pPr>
              <w:spacing w:line="240" w:lineRule="auto"/>
              <w:contextualSpacing/>
              <w:jc w:val="center"/>
              <w:rPr>
                <w:noProof/>
              </w:rPr>
            </w:pPr>
          </w:p>
        </w:tc>
        <w:tc>
          <w:tcPr>
            <w:tcW w:w="837" w:type="dxa"/>
          </w:tcPr>
          <w:p w14:paraId="1B1F2270" w14:textId="77777777" w:rsidR="00376185" w:rsidRPr="00434F61" w:rsidRDefault="00376185" w:rsidP="00510E23">
            <w:pPr>
              <w:spacing w:line="240" w:lineRule="auto"/>
              <w:contextualSpacing/>
              <w:jc w:val="center"/>
              <w:rPr>
                <w:color w:val="0D0D0D" w:themeColor="text1" w:themeTint="F2"/>
              </w:rPr>
            </w:pPr>
          </w:p>
        </w:tc>
        <w:tc>
          <w:tcPr>
            <w:tcW w:w="830" w:type="dxa"/>
          </w:tcPr>
          <w:p w14:paraId="1478D139" w14:textId="77777777" w:rsidR="00376185" w:rsidRPr="00434F61" w:rsidRDefault="00376185" w:rsidP="00510E23">
            <w:pPr>
              <w:spacing w:line="240" w:lineRule="auto"/>
              <w:contextualSpacing/>
              <w:jc w:val="center"/>
              <w:rPr>
                <w:color w:val="0D0D0D" w:themeColor="text1" w:themeTint="F2"/>
              </w:rPr>
            </w:pPr>
          </w:p>
        </w:tc>
        <w:tc>
          <w:tcPr>
            <w:tcW w:w="832" w:type="dxa"/>
          </w:tcPr>
          <w:p w14:paraId="49F264AB" w14:textId="77777777" w:rsidR="00376185" w:rsidRPr="00434F61" w:rsidRDefault="00376185" w:rsidP="00510E23">
            <w:pPr>
              <w:spacing w:line="240" w:lineRule="auto"/>
              <w:contextualSpacing/>
              <w:jc w:val="center"/>
              <w:rPr>
                <w:color w:val="0D0D0D" w:themeColor="text1" w:themeTint="F2"/>
              </w:rPr>
            </w:pPr>
          </w:p>
        </w:tc>
        <w:tc>
          <w:tcPr>
            <w:tcW w:w="794" w:type="dxa"/>
          </w:tcPr>
          <w:p w14:paraId="65DF0E99" w14:textId="77777777" w:rsidR="00376185" w:rsidRPr="00434F61" w:rsidRDefault="00376185" w:rsidP="00510E23">
            <w:pPr>
              <w:spacing w:line="240" w:lineRule="auto"/>
              <w:contextualSpacing/>
              <w:jc w:val="center"/>
              <w:rPr>
                <w:color w:val="0D0D0D" w:themeColor="text1" w:themeTint="F2"/>
              </w:rPr>
            </w:pPr>
          </w:p>
        </w:tc>
      </w:tr>
      <w:tr w:rsidR="00376185" w14:paraId="4DC9E916" w14:textId="393FE271" w:rsidTr="00447724">
        <w:trPr>
          <w:trHeight w:val="447"/>
          <w:jc w:val="center"/>
        </w:trPr>
        <w:tc>
          <w:tcPr>
            <w:tcW w:w="3257" w:type="dxa"/>
          </w:tcPr>
          <w:p w14:paraId="4C006911" w14:textId="77777777" w:rsidR="00376185" w:rsidRDefault="00376185" w:rsidP="00510E23">
            <w:pPr>
              <w:spacing w:line="240" w:lineRule="auto"/>
              <w:contextualSpacing/>
              <w:jc w:val="left"/>
              <w:rPr>
                <w:color w:val="0D0D0D" w:themeColor="text1" w:themeTint="F2"/>
              </w:rPr>
            </w:pPr>
            <w:r>
              <w:rPr>
                <w:color w:val="0D0D0D" w:themeColor="text1" w:themeTint="F2"/>
              </w:rPr>
              <w:t>Teste de sistema</w:t>
            </w:r>
          </w:p>
        </w:tc>
        <w:tc>
          <w:tcPr>
            <w:tcW w:w="837" w:type="dxa"/>
          </w:tcPr>
          <w:p w14:paraId="09F16682" w14:textId="77777777" w:rsidR="00376185" w:rsidRPr="00434F61" w:rsidRDefault="00376185" w:rsidP="00510E23">
            <w:pPr>
              <w:spacing w:line="240" w:lineRule="auto"/>
              <w:contextualSpacing/>
              <w:jc w:val="center"/>
              <w:rPr>
                <w:color w:val="0D0D0D" w:themeColor="text1" w:themeTint="F2"/>
              </w:rPr>
            </w:pPr>
          </w:p>
        </w:tc>
        <w:tc>
          <w:tcPr>
            <w:tcW w:w="837" w:type="dxa"/>
          </w:tcPr>
          <w:p w14:paraId="0CF63BF5" w14:textId="77777777" w:rsidR="00376185" w:rsidRDefault="00376185" w:rsidP="00510E23">
            <w:pPr>
              <w:spacing w:line="240" w:lineRule="auto"/>
              <w:contextualSpacing/>
              <w:jc w:val="center"/>
              <w:rPr>
                <w:noProof/>
              </w:rPr>
            </w:pPr>
          </w:p>
        </w:tc>
        <w:tc>
          <w:tcPr>
            <w:tcW w:w="837" w:type="dxa"/>
          </w:tcPr>
          <w:p w14:paraId="5D66D85B" w14:textId="77777777" w:rsidR="00376185" w:rsidRPr="00434F61" w:rsidRDefault="00376185" w:rsidP="00510E23">
            <w:pPr>
              <w:spacing w:line="240" w:lineRule="auto"/>
              <w:contextualSpacing/>
              <w:jc w:val="center"/>
              <w:rPr>
                <w:color w:val="0D0D0D" w:themeColor="text1" w:themeTint="F2"/>
              </w:rPr>
            </w:pPr>
          </w:p>
        </w:tc>
        <w:tc>
          <w:tcPr>
            <w:tcW w:w="830" w:type="dxa"/>
          </w:tcPr>
          <w:p w14:paraId="4D86F74B" w14:textId="77777777" w:rsidR="00376185" w:rsidRPr="00434F61" w:rsidRDefault="00376185" w:rsidP="00510E23">
            <w:pPr>
              <w:spacing w:line="240" w:lineRule="auto"/>
              <w:contextualSpacing/>
              <w:jc w:val="center"/>
              <w:rPr>
                <w:color w:val="0D0D0D" w:themeColor="text1" w:themeTint="F2"/>
              </w:rPr>
            </w:pPr>
          </w:p>
        </w:tc>
        <w:tc>
          <w:tcPr>
            <w:tcW w:w="832" w:type="dxa"/>
          </w:tcPr>
          <w:p w14:paraId="4BB3BA25" w14:textId="77777777" w:rsidR="00376185" w:rsidRPr="00434F61" w:rsidRDefault="00376185" w:rsidP="00510E23">
            <w:pPr>
              <w:spacing w:line="240" w:lineRule="auto"/>
              <w:contextualSpacing/>
              <w:jc w:val="center"/>
              <w:rPr>
                <w:color w:val="0D0D0D" w:themeColor="text1" w:themeTint="F2"/>
              </w:rPr>
            </w:pPr>
          </w:p>
        </w:tc>
        <w:tc>
          <w:tcPr>
            <w:tcW w:w="794" w:type="dxa"/>
          </w:tcPr>
          <w:p w14:paraId="62DEE13D" w14:textId="77777777" w:rsidR="00376185" w:rsidRPr="00434F61" w:rsidRDefault="00376185" w:rsidP="00510E23">
            <w:pPr>
              <w:spacing w:line="240" w:lineRule="auto"/>
              <w:contextualSpacing/>
              <w:jc w:val="center"/>
              <w:rPr>
                <w:color w:val="0D0D0D" w:themeColor="text1" w:themeTint="F2"/>
              </w:rPr>
            </w:pPr>
          </w:p>
        </w:tc>
      </w:tr>
      <w:tr w:rsidR="00376185" w14:paraId="181F929B" w14:textId="1B73D959" w:rsidTr="00447724">
        <w:trPr>
          <w:trHeight w:val="531"/>
          <w:jc w:val="center"/>
        </w:trPr>
        <w:tc>
          <w:tcPr>
            <w:tcW w:w="3257" w:type="dxa"/>
          </w:tcPr>
          <w:p w14:paraId="55FFDFF6" w14:textId="77777777" w:rsidR="00376185" w:rsidRDefault="00376185" w:rsidP="00510E23">
            <w:pPr>
              <w:spacing w:line="240" w:lineRule="auto"/>
              <w:contextualSpacing/>
              <w:jc w:val="left"/>
              <w:rPr>
                <w:color w:val="0D0D0D" w:themeColor="text1" w:themeTint="F2"/>
              </w:rPr>
            </w:pPr>
            <w:r>
              <w:rPr>
                <w:color w:val="0D0D0D" w:themeColor="text1" w:themeTint="F2"/>
              </w:rPr>
              <w:t xml:space="preserve">Apresentação Final </w:t>
            </w:r>
          </w:p>
        </w:tc>
        <w:tc>
          <w:tcPr>
            <w:tcW w:w="837" w:type="dxa"/>
          </w:tcPr>
          <w:p w14:paraId="2BE5B448" w14:textId="77777777" w:rsidR="00376185" w:rsidRPr="00434F61" w:rsidRDefault="00376185" w:rsidP="00510E23">
            <w:pPr>
              <w:spacing w:line="240" w:lineRule="auto"/>
              <w:contextualSpacing/>
              <w:jc w:val="center"/>
              <w:rPr>
                <w:color w:val="0D0D0D" w:themeColor="text1" w:themeTint="F2"/>
              </w:rPr>
            </w:pPr>
          </w:p>
        </w:tc>
        <w:tc>
          <w:tcPr>
            <w:tcW w:w="837" w:type="dxa"/>
          </w:tcPr>
          <w:p w14:paraId="2641F2F1" w14:textId="77777777" w:rsidR="00376185" w:rsidRPr="00434F61" w:rsidRDefault="00376185" w:rsidP="00510E23">
            <w:pPr>
              <w:spacing w:line="240" w:lineRule="auto"/>
              <w:contextualSpacing/>
              <w:jc w:val="center"/>
              <w:rPr>
                <w:color w:val="0D0D0D" w:themeColor="text1" w:themeTint="F2"/>
              </w:rPr>
            </w:pPr>
          </w:p>
        </w:tc>
        <w:tc>
          <w:tcPr>
            <w:tcW w:w="837" w:type="dxa"/>
          </w:tcPr>
          <w:p w14:paraId="4B11D7A6" w14:textId="77777777" w:rsidR="00376185" w:rsidRPr="00434F61" w:rsidRDefault="00376185" w:rsidP="00510E23">
            <w:pPr>
              <w:spacing w:line="240" w:lineRule="auto"/>
              <w:contextualSpacing/>
              <w:jc w:val="center"/>
              <w:rPr>
                <w:color w:val="0D0D0D" w:themeColor="text1" w:themeTint="F2"/>
              </w:rPr>
            </w:pPr>
          </w:p>
        </w:tc>
        <w:tc>
          <w:tcPr>
            <w:tcW w:w="830" w:type="dxa"/>
          </w:tcPr>
          <w:p w14:paraId="068ADBD1" w14:textId="77777777" w:rsidR="00376185" w:rsidRPr="00434F61" w:rsidRDefault="00376185" w:rsidP="00510E23">
            <w:pPr>
              <w:spacing w:line="240" w:lineRule="auto"/>
              <w:contextualSpacing/>
              <w:jc w:val="center"/>
              <w:rPr>
                <w:color w:val="0D0D0D" w:themeColor="text1" w:themeTint="F2"/>
              </w:rPr>
            </w:pPr>
          </w:p>
        </w:tc>
        <w:tc>
          <w:tcPr>
            <w:tcW w:w="832" w:type="dxa"/>
          </w:tcPr>
          <w:p w14:paraId="126154C3" w14:textId="77777777" w:rsidR="00376185" w:rsidRPr="00434F61" w:rsidRDefault="00376185" w:rsidP="00510E23">
            <w:pPr>
              <w:spacing w:line="240" w:lineRule="auto"/>
              <w:contextualSpacing/>
              <w:jc w:val="center"/>
              <w:rPr>
                <w:color w:val="0D0D0D" w:themeColor="text1" w:themeTint="F2"/>
              </w:rPr>
            </w:pPr>
          </w:p>
        </w:tc>
        <w:tc>
          <w:tcPr>
            <w:tcW w:w="794" w:type="dxa"/>
          </w:tcPr>
          <w:p w14:paraId="4665EC4B" w14:textId="77777777" w:rsidR="00376185" w:rsidRPr="00434F61" w:rsidRDefault="00376185" w:rsidP="00510E23">
            <w:pPr>
              <w:spacing w:line="240" w:lineRule="auto"/>
              <w:contextualSpacing/>
              <w:jc w:val="center"/>
              <w:rPr>
                <w:color w:val="0D0D0D" w:themeColor="text1" w:themeTint="F2"/>
              </w:rPr>
            </w:pPr>
          </w:p>
        </w:tc>
      </w:tr>
    </w:tbl>
    <w:p w14:paraId="1CC3AB24" w14:textId="77777777" w:rsidR="00D65AE8" w:rsidRDefault="00D65AE8" w:rsidP="00381B0C">
      <w:pPr>
        <w:spacing w:after="0"/>
        <w:contextualSpacing/>
        <w:jc w:val="center"/>
        <w:rPr>
          <w:b/>
          <w:bCs/>
          <w:color w:val="0D0D0D" w:themeColor="text1" w:themeTint="F2"/>
        </w:rPr>
      </w:pPr>
    </w:p>
    <w:p w14:paraId="0A589E8C" w14:textId="4DA0615A" w:rsidR="00381B0C" w:rsidRPr="00381B0C" w:rsidRDefault="00381B0C" w:rsidP="00381B0C">
      <w:pPr>
        <w:spacing w:after="0"/>
        <w:contextualSpacing/>
        <w:jc w:val="center"/>
        <w:rPr>
          <w:color w:val="0D0D0D" w:themeColor="text1" w:themeTint="F2"/>
        </w:rPr>
      </w:pPr>
      <w:r w:rsidRPr="00381B0C">
        <w:rPr>
          <w:b/>
          <w:bCs/>
          <w:color w:val="0D0D0D" w:themeColor="text1" w:themeTint="F2"/>
        </w:rPr>
        <w:t>Fonte:</w:t>
      </w:r>
      <w:r>
        <w:rPr>
          <w:b/>
          <w:bCs/>
          <w:color w:val="0D0D0D" w:themeColor="text1" w:themeTint="F2"/>
        </w:rPr>
        <w:t xml:space="preserve"> </w:t>
      </w:r>
      <w:r>
        <w:rPr>
          <w:color w:val="0D0D0D" w:themeColor="text1" w:themeTint="F2"/>
        </w:rPr>
        <w:t>Elaboração Própria</w:t>
      </w:r>
    </w:p>
    <w:p w14:paraId="7EAB355C" w14:textId="77777777" w:rsidR="00BD5A84" w:rsidRPr="002A2159" w:rsidRDefault="00BD5A84" w:rsidP="00381B0C">
      <w:pPr>
        <w:spacing w:after="0" w:line="240" w:lineRule="auto"/>
        <w:contextualSpacing/>
        <w:jc w:val="center"/>
        <w:rPr>
          <w:color w:val="0D0D0D" w:themeColor="text1" w:themeTint="F2"/>
          <w:u w:val="single"/>
        </w:rPr>
      </w:pPr>
    </w:p>
    <w:p w14:paraId="3B22C924" w14:textId="3E2365BF" w:rsidR="00447724" w:rsidRDefault="00447724" w:rsidP="00F575FD">
      <w:pPr>
        <w:spacing w:after="0" w:line="240" w:lineRule="auto"/>
        <w:contextualSpacing/>
        <w:jc w:val="left"/>
        <w:rPr>
          <w:b/>
          <w:bCs/>
          <w:color w:val="0D0D0D" w:themeColor="text1" w:themeTint="F2"/>
        </w:rPr>
      </w:pPr>
      <w:r>
        <w:rPr>
          <w:b/>
          <w:bCs/>
          <w:color w:val="0D0D0D" w:themeColor="text1" w:themeTint="F2"/>
        </w:rPr>
        <w:br w:type="page"/>
      </w:r>
    </w:p>
    <w:p w14:paraId="4212C944" w14:textId="5EE52579" w:rsidR="009B108E" w:rsidRDefault="009B108E" w:rsidP="009B108E">
      <w:pPr>
        <w:pStyle w:val="Ttulo2"/>
        <w:numPr>
          <w:ilvl w:val="0"/>
          <w:numId w:val="0"/>
        </w:numPr>
        <w:rPr>
          <w:rFonts w:ascii="Arial" w:hAnsi="Arial" w:cs="Arial"/>
          <w:b/>
          <w:bCs/>
          <w:color w:val="0D0D0D" w:themeColor="text1" w:themeTint="F2"/>
          <w:sz w:val="24"/>
          <w:szCs w:val="24"/>
        </w:rPr>
      </w:pPr>
      <w:bookmarkStart w:id="85" w:name="_Toc216250633"/>
      <w:r>
        <w:rPr>
          <w:rFonts w:ascii="Arial" w:hAnsi="Arial" w:cs="Arial"/>
          <w:b/>
          <w:bCs/>
          <w:color w:val="0D0D0D" w:themeColor="text1" w:themeTint="F2"/>
          <w:sz w:val="24"/>
          <w:szCs w:val="24"/>
        </w:rPr>
        <w:t xml:space="preserve">2.9 </w:t>
      </w:r>
      <w:r w:rsidR="006D241F">
        <w:rPr>
          <w:rFonts w:ascii="Arial" w:hAnsi="Arial" w:cs="Arial"/>
          <w:b/>
          <w:bCs/>
          <w:color w:val="0D0D0D" w:themeColor="text1" w:themeTint="F2"/>
          <w:sz w:val="24"/>
          <w:szCs w:val="24"/>
        </w:rPr>
        <w:t>Projeto de Banco de Dados</w:t>
      </w:r>
      <w:bookmarkEnd w:id="85"/>
    </w:p>
    <w:p w14:paraId="08CF7640" w14:textId="77777777" w:rsidR="00007E41" w:rsidRPr="00007E41" w:rsidRDefault="008A5924" w:rsidP="00225968">
      <w:pPr>
        <w:spacing w:after="0"/>
        <w:ind w:firstLine="709"/>
        <w:rPr>
          <w:rFonts w:cs="Arial"/>
          <w:color w:val="0D0D0D" w:themeColor="text1" w:themeTint="F2"/>
          <w:szCs w:val="24"/>
        </w:rPr>
      </w:pPr>
      <w:r w:rsidRPr="00007E41">
        <w:rPr>
          <w:rFonts w:cs="Arial"/>
          <w:color w:val="0D0D0D" w:themeColor="text1" w:themeTint="F2"/>
          <w:szCs w:val="24"/>
        </w:rPr>
        <w:t>Banco de Dados é um conjunto de informações armazenadas de forma organizada e estruturada, podendo ser comparado, de maneira simples, a uma biblioteca de livros ou</w:t>
      </w:r>
      <w:r w:rsidR="00007E41" w:rsidRPr="00007E41">
        <w:rPr>
          <w:rFonts w:cs="Arial"/>
          <w:color w:val="0D0D0D" w:themeColor="text1" w:themeTint="F2"/>
          <w:szCs w:val="24"/>
        </w:rPr>
        <w:t xml:space="preserve"> à</w:t>
      </w:r>
      <w:r w:rsidRPr="00007E41">
        <w:rPr>
          <w:rFonts w:cs="Arial"/>
          <w:color w:val="0D0D0D" w:themeColor="text1" w:themeTint="F2"/>
          <w:szCs w:val="24"/>
        </w:rPr>
        <w:t xml:space="preserve"> organização de matérias em cadernos. Bancos de dados são essenciais em ambientes organizacionais, permitindo centralizar informações, reduzir inconsistências e assegurar maior confiabilidade aos dados, sendo cruciais em áreas como comércio, saúde e educação. </w:t>
      </w:r>
    </w:p>
    <w:p w14:paraId="6241C217" w14:textId="73E84857" w:rsidR="00007E41" w:rsidRPr="00007E41" w:rsidRDefault="008A5924" w:rsidP="00225968">
      <w:pPr>
        <w:spacing w:after="0"/>
        <w:ind w:firstLine="709"/>
        <w:rPr>
          <w:rFonts w:cs="Arial"/>
          <w:color w:val="0D0D0D" w:themeColor="text1" w:themeTint="F2"/>
          <w:szCs w:val="24"/>
        </w:rPr>
      </w:pPr>
      <w:r w:rsidRPr="00007E41">
        <w:rPr>
          <w:rFonts w:cs="Arial"/>
          <w:color w:val="0D0D0D" w:themeColor="text1" w:themeTint="F2"/>
          <w:szCs w:val="24"/>
        </w:rPr>
        <w:t>Um banco de dados consiste em uma coleção de dados relacionados e organizados com um propósito específico, representando de forma abstrata ou conceitual algo do mundo real. A forma como esses dados estão estruturados permite o armazenamento eficiente, recuperação rápida e manipulação segura das informações. (ELMASRI; NAVATHE, 2011</w:t>
      </w:r>
      <w:r w:rsidR="00007E41">
        <w:rPr>
          <w:rFonts w:cs="Arial"/>
          <w:color w:val="0D0D0D" w:themeColor="text1" w:themeTint="F2"/>
          <w:szCs w:val="24"/>
        </w:rPr>
        <w:t>, Cap 1</w:t>
      </w:r>
      <w:r w:rsidRPr="00007E41">
        <w:rPr>
          <w:rFonts w:cs="Arial"/>
          <w:color w:val="0D0D0D" w:themeColor="text1" w:themeTint="F2"/>
          <w:szCs w:val="24"/>
        </w:rPr>
        <w:t xml:space="preserve">) </w:t>
      </w:r>
    </w:p>
    <w:p w14:paraId="1E2314AA" w14:textId="19F83624" w:rsidR="006D241F" w:rsidRDefault="008A5924" w:rsidP="00225968">
      <w:pPr>
        <w:spacing w:after="0"/>
        <w:ind w:firstLine="709"/>
      </w:pPr>
      <w:r w:rsidRPr="00007E41">
        <w:rPr>
          <w:rFonts w:cs="Arial"/>
          <w:color w:val="0D0D0D" w:themeColor="text1" w:themeTint="F2"/>
          <w:szCs w:val="24"/>
        </w:rPr>
        <w:t>De forma mais técnica, um banco de dados é projetado para que as informações se relacionem entre si de maneira estruturada e organizada, permitindo fácil acesso, manipulação e atualização dos dados. O banco de dados é fundamental para garantir controle de redundância, integridade, segurança e compartilhamento adequado das informações entre diferentes usuários e aplicações.</w:t>
      </w:r>
      <w:r w:rsidR="006D241F">
        <w:br w:type="page"/>
      </w:r>
    </w:p>
    <w:p w14:paraId="74175350" w14:textId="2FB6F01E" w:rsidR="006D241F" w:rsidRDefault="006D241F" w:rsidP="006D241F">
      <w:pPr>
        <w:pStyle w:val="Ttulo3"/>
        <w:numPr>
          <w:ilvl w:val="0"/>
          <w:numId w:val="0"/>
        </w:numPr>
        <w:rPr>
          <w:b/>
          <w:bCs/>
          <w:color w:val="000000" w:themeColor="text1"/>
          <w:sz w:val="24"/>
          <w:szCs w:val="24"/>
        </w:rPr>
      </w:pPr>
      <w:bookmarkStart w:id="86" w:name="_Toc216250634"/>
      <w:r w:rsidRPr="006D241F">
        <w:rPr>
          <w:b/>
          <w:bCs/>
          <w:color w:val="000000" w:themeColor="text1"/>
          <w:sz w:val="24"/>
          <w:szCs w:val="24"/>
        </w:rPr>
        <w:t>2.9.1 Projeto de Banco de Dados</w:t>
      </w:r>
      <w:r>
        <w:rPr>
          <w:b/>
          <w:bCs/>
          <w:color w:val="000000" w:themeColor="text1"/>
          <w:sz w:val="24"/>
          <w:szCs w:val="24"/>
        </w:rPr>
        <w:t xml:space="preserve"> – Conceitual</w:t>
      </w:r>
      <w:bookmarkEnd w:id="86"/>
    </w:p>
    <w:p w14:paraId="7D7F57A5" w14:textId="77777777" w:rsidR="006D241F" w:rsidRDefault="006D241F" w:rsidP="006D241F"/>
    <w:p w14:paraId="402AD400" w14:textId="35BF4CC2" w:rsidR="00D65AE8" w:rsidRDefault="00D65AE8" w:rsidP="006D241F">
      <w:pPr>
        <w:jc w:val="center"/>
        <w:rPr>
          <w:b/>
          <w:bCs/>
          <w:color w:val="0D0D0D" w:themeColor="text1" w:themeTint="F2"/>
        </w:rPr>
      </w:pPr>
      <w:r>
        <w:rPr>
          <w:noProof/>
        </w:rPr>
        <w:drawing>
          <wp:anchor distT="0" distB="0" distL="114300" distR="114300" simplePos="0" relativeHeight="251696128" behindDoc="0" locked="0" layoutInCell="1" allowOverlap="1" wp14:anchorId="0EE98ACC" wp14:editId="066B7B0E">
            <wp:simplePos x="0" y="0"/>
            <wp:positionH relativeFrom="column">
              <wp:posOffset>0</wp:posOffset>
            </wp:positionH>
            <wp:positionV relativeFrom="paragraph">
              <wp:posOffset>118880</wp:posOffset>
            </wp:positionV>
            <wp:extent cx="5760085" cy="4144010"/>
            <wp:effectExtent l="0" t="0" r="0" b="8890"/>
            <wp:wrapTopAndBottom/>
            <wp:docPr id="144580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37" name="Imagem 14458037"/>
                    <pic:cNvPicPr/>
                  </pic:nvPicPr>
                  <pic:blipFill>
                    <a:blip r:embed="rId23">
                      <a:extLst>
                        <a:ext uri="{28A0092B-C50C-407E-A947-70E740481C1C}">
                          <a14:useLocalDpi xmlns:a14="http://schemas.microsoft.com/office/drawing/2010/main" val="0"/>
                        </a:ext>
                      </a:extLst>
                    </a:blip>
                    <a:stretch>
                      <a:fillRect/>
                    </a:stretch>
                  </pic:blipFill>
                  <pic:spPr>
                    <a:xfrm>
                      <a:off x="0" y="0"/>
                      <a:ext cx="5760085" cy="4144010"/>
                    </a:xfrm>
                    <a:prstGeom prst="rect">
                      <a:avLst/>
                    </a:prstGeom>
                  </pic:spPr>
                </pic:pic>
              </a:graphicData>
            </a:graphic>
          </wp:anchor>
        </w:drawing>
      </w:r>
    </w:p>
    <w:p w14:paraId="55097575" w14:textId="68E86032" w:rsidR="006D241F" w:rsidRPr="006D241F" w:rsidRDefault="006D241F" w:rsidP="006D241F">
      <w:pPr>
        <w:jc w:val="center"/>
      </w:pPr>
      <w:r w:rsidRPr="00381B0C">
        <w:rPr>
          <w:b/>
          <w:bCs/>
          <w:color w:val="0D0D0D" w:themeColor="text1" w:themeTint="F2"/>
        </w:rPr>
        <w:t>Fonte:</w:t>
      </w:r>
      <w:r>
        <w:rPr>
          <w:b/>
          <w:bCs/>
          <w:color w:val="0D0D0D" w:themeColor="text1" w:themeTint="F2"/>
        </w:rPr>
        <w:t xml:space="preserve"> </w:t>
      </w:r>
      <w:r>
        <w:rPr>
          <w:color w:val="0D0D0D" w:themeColor="text1" w:themeTint="F2"/>
        </w:rPr>
        <w:t>Elaboração Própria</w:t>
      </w:r>
      <w:r>
        <w:rPr>
          <w:noProof/>
        </w:rPr>
        <w:t xml:space="preserve"> - Drawio</w:t>
      </w:r>
    </w:p>
    <w:p w14:paraId="653BFFD7" w14:textId="0717B880" w:rsidR="006D241F" w:rsidRDefault="006D241F" w:rsidP="006D241F">
      <w:r>
        <w:br w:type="page"/>
      </w:r>
    </w:p>
    <w:p w14:paraId="78901FBA" w14:textId="473799D9" w:rsidR="006D241F" w:rsidRDefault="006D241F" w:rsidP="006D241F">
      <w:pPr>
        <w:pStyle w:val="Ttulo3"/>
        <w:numPr>
          <w:ilvl w:val="0"/>
          <w:numId w:val="0"/>
        </w:numPr>
        <w:rPr>
          <w:b/>
          <w:bCs/>
          <w:color w:val="000000" w:themeColor="text1"/>
          <w:sz w:val="24"/>
          <w:szCs w:val="24"/>
        </w:rPr>
      </w:pPr>
      <w:bookmarkStart w:id="87" w:name="_Toc216250635"/>
      <w:r w:rsidRPr="006D241F">
        <w:rPr>
          <w:b/>
          <w:bCs/>
          <w:color w:val="000000" w:themeColor="text1"/>
          <w:sz w:val="24"/>
          <w:szCs w:val="24"/>
        </w:rPr>
        <w:t>2.9.</w:t>
      </w:r>
      <w:r>
        <w:rPr>
          <w:b/>
          <w:bCs/>
          <w:color w:val="000000" w:themeColor="text1"/>
          <w:sz w:val="24"/>
          <w:szCs w:val="24"/>
        </w:rPr>
        <w:t>2</w:t>
      </w:r>
      <w:r w:rsidRPr="006D241F">
        <w:rPr>
          <w:b/>
          <w:bCs/>
          <w:color w:val="000000" w:themeColor="text1"/>
          <w:sz w:val="24"/>
          <w:szCs w:val="24"/>
        </w:rPr>
        <w:t xml:space="preserve"> Projeto de Banco de Dados</w:t>
      </w:r>
      <w:r>
        <w:rPr>
          <w:b/>
          <w:bCs/>
          <w:color w:val="000000" w:themeColor="text1"/>
          <w:sz w:val="24"/>
          <w:szCs w:val="24"/>
        </w:rPr>
        <w:t xml:space="preserve"> – Lógico</w:t>
      </w:r>
      <w:bookmarkEnd w:id="87"/>
    </w:p>
    <w:p w14:paraId="4C6184F3" w14:textId="468548EB" w:rsidR="00D65AE8" w:rsidRDefault="00D65AE8" w:rsidP="006D241F">
      <w:pPr>
        <w:jc w:val="center"/>
        <w:rPr>
          <w:b/>
          <w:bCs/>
          <w:color w:val="0D0D0D" w:themeColor="text1" w:themeTint="F2"/>
        </w:rPr>
      </w:pPr>
      <w:r>
        <w:rPr>
          <w:noProof/>
        </w:rPr>
        <w:drawing>
          <wp:anchor distT="0" distB="0" distL="114300" distR="114300" simplePos="0" relativeHeight="251697152" behindDoc="0" locked="0" layoutInCell="1" allowOverlap="1" wp14:anchorId="11224873" wp14:editId="1F25420D">
            <wp:simplePos x="0" y="0"/>
            <wp:positionH relativeFrom="column">
              <wp:posOffset>1270</wp:posOffset>
            </wp:positionH>
            <wp:positionV relativeFrom="paragraph">
              <wp:posOffset>144440</wp:posOffset>
            </wp:positionV>
            <wp:extent cx="5706110" cy="4429125"/>
            <wp:effectExtent l="0" t="0" r="8890" b="9525"/>
            <wp:wrapTopAndBottom/>
            <wp:docPr id="16146270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7024" name="Imagem 1614627024"/>
                    <pic:cNvPicPr/>
                  </pic:nvPicPr>
                  <pic:blipFill rotWithShape="1">
                    <a:blip r:embed="rId24">
                      <a:extLst>
                        <a:ext uri="{28A0092B-C50C-407E-A947-70E740481C1C}">
                          <a14:useLocalDpi xmlns:a14="http://schemas.microsoft.com/office/drawing/2010/main" val="0"/>
                        </a:ext>
                      </a:extLst>
                    </a:blip>
                    <a:srcRect l="25565" t="12246" r="13609" b="54366"/>
                    <a:stretch>
                      <a:fillRect/>
                    </a:stretch>
                  </pic:blipFill>
                  <pic:spPr bwMode="auto">
                    <a:xfrm>
                      <a:off x="0" y="0"/>
                      <a:ext cx="5706110" cy="4429125"/>
                    </a:xfrm>
                    <a:prstGeom prst="rect">
                      <a:avLst/>
                    </a:prstGeom>
                    <a:ln>
                      <a:noFill/>
                    </a:ln>
                    <a:extLst>
                      <a:ext uri="{53640926-AAD7-44D8-BBD7-CCE9431645EC}">
                        <a14:shadowObscured xmlns:a14="http://schemas.microsoft.com/office/drawing/2010/main"/>
                      </a:ext>
                    </a:extLst>
                  </pic:spPr>
                </pic:pic>
              </a:graphicData>
            </a:graphic>
          </wp:anchor>
        </w:drawing>
      </w:r>
    </w:p>
    <w:p w14:paraId="655EDE7F" w14:textId="533F82AF" w:rsidR="006D241F" w:rsidRDefault="006D241F" w:rsidP="006D241F">
      <w:pPr>
        <w:jc w:val="center"/>
      </w:pPr>
      <w:r w:rsidRPr="00381B0C">
        <w:rPr>
          <w:b/>
          <w:bCs/>
          <w:color w:val="0D0D0D" w:themeColor="text1" w:themeTint="F2"/>
        </w:rPr>
        <w:t>Fonte:</w:t>
      </w:r>
      <w:r>
        <w:rPr>
          <w:b/>
          <w:bCs/>
          <w:color w:val="0D0D0D" w:themeColor="text1" w:themeTint="F2"/>
        </w:rPr>
        <w:t xml:space="preserve"> </w:t>
      </w:r>
      <w:r>
        <w:rPr>
          <w:color w:val="0D0D0D" w:themeColor="text1" w:themeTint="F2"/>
        </w:rPr>
        <w:t xml:space="preserve">Elaboração Própria – </w:t>
      </w:r>
      <w:r w:rsidR="0029534E" w:rsidRPr="0029534E">
        <w:rPr>
          <w:color w:val="0D0D0D" w:themeColor="text1" w:themeTint="F2"/>
        </w:rPr>
        <w:t>MySQL Workbench</w:t>
      </w:r>
    </w:p>
    <w:p w14:paraId="42DF0958" w14:textId="323BB290" w:rsidR="006D241F" w:rsidRDefault="006D241F" w:rsidP="006D241F">
      <w:r>
        <w:br w:type="page"/>
      </w:r>
    </w:p>
    <w:p w14:paraId="677C5342" w14:textId="3181C5EB" w:rsidR="006D241F" w:rsidRPr="006D241F" w:rsidRDefault="006D241F" w:rsidP="006D241F">
      <w:pPr>
        <w:pStyle w:val="Ttulo3"/>
        <w:numPr>
          <w:ilvl w:val="0"/>
          <w:numId w:val="0"/>
        </w:numPr>
        <w:rPr>
          <w:b/>
          <w:bCs/>
          <w:color w:val="000000" w:themeColor="text1"/>
          <w:sz w:val="24"/>
          <w:szCs w:val="24"/>
        </w:rPr>
      </w:pPr>
      <w:bookmarkStart w:id="88" w:name="_Toc216250636"/>
      <w:r w:rsidRPr="006D241F">
        <w:rPr>
          <w:b/>
          <w:bCs/>
          <w:color w:val="000000" w:themeColor="text1"/>
          <w:sz w:val="24"/>
          <w:szCs w:val="24"/>
        </w:rPr>
        <w:t>2.9.</w:t>
      </w:r>
      <w:r>
        <w:rPr>
          <w:b/>
          <w:bCs/>
          <w:color w:val="000000" w:themeColor="text1"/>
          <w:sz w:val="24"/>
          <w:szCs w:val="24"/>
        </w:rPr>
        <w:t>3</w:t>
      </w:r>
      <w:r w:rsidRPr="006D241F">
        <w:rPr>
          <w:b/>
          <w:bCs/>
          <w:color w:val="000000" w:themeColor="text1"/>
          <w:sz w:val="24"/>
          <w:szCs w:val="24"/>
        </w:rPr>
        <w:t xml:space="preserve"> Projeto de Banco de Dados</w:t>
      </w:r>
      <w:r>
        <w:rPr>
          <w:b/>
          <w:bCs/>
          <w:color w:val="000000" w:themeColor="text1"/>
          <w:sz w:val="24"/>
          <w:szCs w:val="24"/>
        </w:rPr>
        <w:t xml:space="preserve"> - Físico</w:t>
      </w:r>
      <w:bookmarkEnd w:id="88"/>
    </w:p>
    <w:p w14:paraId="459A34BA" w14:textId="77777777" w:rsidR="009B108E" w:rsidRDefault="009B108E" w:rsidP="00F575FD">
      <w:pPr>
        <w:spacing w:after="0" w:line="240" w:lineRule="auto"/>
        <w:contextualSpacing/>
        <w:jc w:val="left"/>
        <w:rPr>
          <w:b/>
          <w:bCs/>
          <w:color w:val="0D0D0D" w:themeColor="text1" w:themeTint="F2"/>
        </w:rPr>
      </w:pPr>
    </w:p>
    <w:p w14:paraId="61396575" w14:textId="0D83CCC4" w:rsidR="009B108E" w:rsidRDefault="009B108E" w:rsidP="00F575FD">
      <w:pPr>
        <w:spacing w:after="0" w:line="240" w:lineRule="auto"/>
        <w:contextualSpacing/>
        <w:jc w:val="left"/>
        <w:rPr>
          <w:b/>
          <w:bCs/>
          <w:color w:val="0D0D0D" w:themeColor="text1" w:themeTint="F2"/>
        </w:rPr>
      </w:pPr>
      <w:r>
        <w:rPr>
          <w:b/>
          <w:bCs/>
          <w:color w:val="0D0D0D" w:themeColor="text1" w:themeTint="F2"/>
        </w:rPr>
        <w:br w:type="page"/>
      </w:r>
    </w:p>
    <w:p w14:paraId="2BF5FEC4" w14:textId="3EC75347" w:rsidR="00B767F2" w:rsidRPr="00447724" w:rsidRDefault="000E5FF7" w:rsidP="000E5FF7">
      <w:pPr>
        <w:pStyle w:val="Ttulo2"/>
        <w:numPr>
          <w:ilvl w:val="0"/>
          <w:numId w:val="0"/>
        </w:numPr>
        <w:rPr>
          <w:rFonts w:ascii="Arial" w:hAnsi="Arial" w:cs="Arial"/>
          <w:b/>
          <w:bCs/>
          <w:color w:val="0D0D0D" w:themeColor="text1" w:themeTint="F2"/>
          <w:sz w:val="24"/>
          <w:szCs w:val="24"/>
        </w:rPr>
      </w:pPr>
      <w:bookmarkStart w:id="89" w:name="_Toc214634602"/>
      <w:bookmarkStart w:id="90" w:name="_Toc216250637"/>
      <w:r>
        <w:rPr>
          <w:rFonts w:ascii="Arial" w:hAnsi="Arial" w:cs="Arial"/>
          <w:b/>
          <w:bCs/>
          <w:color w:val="0D0D0D" w:themeColor="text1" w:themeTint="F2"/>
          <w:sz w:val="24"/>
          <w:szCs w:val="24"/>
        </w:rPr>
        <w:t>2.</w:t>
      </w:r>
      <w:r w:rsidR="006D241F">
        <w:rPr>
          <w:rFonts w:ascii="Arial" w:hAnsi="Arial" w:cs="Arial"/>
          <w:b/>
          <w:bCs/>
          <w:color w:val="0D0D0D" w:themeColor="text1" w:themeTint="F2"/>
          <w:sz w:val="24"/>
          <w:szCs w:val="24"/>
        </w:rPr>
        <w:t>10</w:t>
      </w:r>
      <w:r>
        <w:rPr>
          <w:rFonts w:ascii="Arial" w:hAnsi="Arial" w:cs="Arial"/>
          <w:b/>
          <w:bCs/>
          <w:color w:val="0D0D0D" w:themeColor="text1" w:themeTint="F2"/>
          <w:sz w:val="24"/>
          <w:szCs w:val="24"/>
        </w:rPr>
        <w:t xml:space="preserve"> </w:t>
      </w:r>
      <w:r w:rsidR="00216A11" w:rsidRPr="00447724">
        <w:rPr>
          <w:rFonts w:ascii="Arial" w:hAnsi="Arial" w:cs="Arial"/>
          <w:b/>
          <w:bCs/>
          <w:color w:val="0D0D0D" w:themeColor="text1" w:themeTint="F2"/>
          <w:sz w:val="24"/>
          <w:szCs w:val="24"/>
        </w:rPr>
        <w:t>Metodologia Ágil</w:t>
      </w:r>
      <w:bookmarkEnd w:id="89"/>
      <w:bookmarkEnd w:id="90"/>
    </w:p>
    <w:p w14:paraId="5F29CA51" w14:textId="783CEB59" w:rsidR="00B767F2" w:rsidRPr="00447724" w:rsidRDefault="00B767F2" w:rsidP="00CC06D3">
      <w:pPr>
        <w:spacing w:after="0"/>
        <w:ind w:firstLine="709"/>
        <w:rPr>
          <w:rFonts w:cs="Arial"/>
          <w:color w:val="0D0D0D" w:themeColor="text1" w:themeTint="F2"/>
          <w:szCs w:val="24"/>
        </w:rPr>
      </w:pPr>
      <w:r w:rsidRPr="00447724">
        <w:rPr>
          <w:rFonts w:cs="Arial"/>
          <w:color w:val="0D0D0D" w:themeColor="text1" w:themeTint="F2"/>
          <w:szCs w:val="24"/>
        </w:rPr>
        <w:t xml:space="preserve">Nos anos de 1990 os métodos ágeis começaram a ganhar destaque, esses métodos são o conjunto de práticas e princípios voltadas ao desenvolvimento no qual a equipe fica em um ciclo onde vai desenvolvendo e melhorando as tarefas de determinado setor até a entrega final do produto. Ela permite que a equipe trabalhe com o funcionamento do Software sem depender totalmente das respostas da equipe da documentação, </w:t>
      </w:r>
      <w:r w:rsidR="00E722AC" w:rsidRPr="00447724">
        <w:rPr>
          <w:rFonts w:cs="Arial"/>
          <w:color w:val="0D0D0D" w:themeColor="text1" w:themeTint="F2"/>
          <w:szCs w:val="24"/>
        </w:rPr>
        <w:t>ou seja, permitem</w:t>
      </w:r>
      <w:r w:rsidRPr="00447724">
        <w:rPr>
          <w:rFonts w:cs="Arial"/>
          <w:color w:val="0D0D0D" w:themeColor="text1" w:themeTint="F2"/>
          <w:szCs w:val="24"/>
        </w:rPr>
        <w:t xml:space="preserve"> que ocorra o trabalho simultaneamente das equipes envolvidas. (SOMMERVILLE, 2011, p. 40)</w:t>
      </w:r>
    </w:p>
    <w:p w14:paraId="1156D3A7" w14:textId="14CFA71A" w:rsidR="00FC5A9F" w:rsidRPr="00447724" w:rsidRDefault="00E722AC" w:rsidP="00CC06D3">
      <w:pPr>
        <w:spacing w:after="0"/>
        <w:ind w:firstLine="709"/>
        <w:rPr>
          <w:rFonts w:cs="Arial"/>
          <w:color w:val="0D0D0D" w:themeColor="text1" w:themeTint="F2"/>
          <w:szCs w:val="24"/>
        </w:rPr>
      </w:pPr>
      <w:r w:rsidRPr="00447724">
        <w:rPr>
          <w:rFonts w:cs="Arial"/>
          <w:color w:val="0D0D0D" w:themeColor="text1" w:themeTint="F2"/>
          <w:szCs w:val="24"/>
        </w:rPr>
        <w:t>E</w:t>
      </w:r>
      <w:r w:rsidR="00B767F2" w:rsidRPr="00447724">
        <w:rPr>
          <w:rFonts w:cs="Arial"/>
          <w:color w:val="0D0D0D" w:themeColor="text1" w:themeTint="F2"/>
          <w:szCs w:val="24"/>
        </w:rPr>
        <w:t>ssas metodologias s</w:t>
      </w:r>
      <w:r w:rsidRPr="00447724">
        <w:rPr>
          <w:rFonts w:cs="Arial"/>
          <w:color w:val="0D0D0D" w:themeColor="text1" w:themeTint="F2"/>
          <w:szCs w:val="24"/>
        </w:rPr>
        <w:t>ão consideradas</w:t>
      </w:r>
      <w:r w:rsidR="00B767F2" w:rsidRPr="00447724">
        <w:rPr>
          <w:rFonts w:cs="Arial"/>
          <w:color w:val="0D0D0D" w:themeColor="text1" w:themeTint="F2"/>
          <w:szCs w:val="24"/>
        </w:rPr>
        <w:t xml:space="preserve"> essenciais pois são eficientes para a colaboração das equipes e seus colaboradores, respostas rápidas a mudanças, entregas frequentes e valorização do cliente.</w:t>
      </w:r>
    </w:p>
    <w:p w14:paraId="1A4F6AEC" w14:textId="420F503B" w:rsidR="00B767F2" w:rsidRDefault="00B767F2" w:rsidP="00447724">
      <w:pPr>
        <w:spacing w:after="0"/>
        <w:ind w:firstLine="709"/>
        <w:rPr>
          <w:rFonts w:cs="Arial"/>
          <w:color w:val="0D0D0D" w:themeColor="text1" w:themeTint="F2"/>
          <w:szCs w:val="24"/>
        </w:rPr>
      </w:pPr>
      <w:r w:rsidRPr="00447724">
        <w:rPr>
          <w:rFonts w:cs="Arial"/>
          <w:color w:val="0D0D0D" w:themeColor="text1" w:themeTint="F2"/>
          <w:szCs w:val="24"/>
        </w:rPr>
        <w:t>Os principais desenvolvedores dessas metodologias escreveram o manifesto com a filosofia principal dos Métodos Ágeis:</w:t>
      </w:r>
    </w:p>
    <w:p w14:paraId="08513537" w14:textId="77777777" w:rsidR="00447724" w:rsidRDefault="00447724" w:rsidP="00447724">
      <w:pPr>
        <w:spacing w:after="0"/>
        <w:ind w:firstLine="709"/>
      </w:pPr>
    </w:p>
    <w:p w14:paraId="1FE5FA2D" w14:textId="0A9C0FFE" w:rsidR="00B767F2" w:rsidRDefault="00B767F2" w:rsidP="00447724">
      <w:pPr>
        <w:spacing w:after="0" w:line="240" w:lineRule="auto"/>
        <w:ind w:left="2268"/>
        <w:contextualSpacing/>
        <w:jc w:val="left"/>
        <w:rPr>
          <w:sz w:val="20"/>
          <w:szCs w:val="20"/>
        </w:rPr>
      </w:pPr>
      <w:commentRangeStart w:id="91"/>
      <w:r w:rsidRPr="00B767F2">
        <w:rPr>
          <w:sz w:val="20"/>
          <w:szCs w:val="20"/>
        </w:rPr>
        <w:t>Estamos descobrindo maneiras melhores de desenvolver</w:t>
      </w:r>
      <w:r>
        <w:rPr>
          <w:sz w:val="20"/>
          <w:szCs w:val="20"/>
        </w:rPr>
        <w:t xml:space="preserve"> </w:t>
      </w:r>
      <w:r w:rsidRPr="00B767F2">
        <w:rPr>
          <w:sz w:val="20"/>
          <w:szCs w:val="20"/>
        </w:rPr>
        <w:t>software, fazendo-o nós mesmos e ajudando outros a</w:t>
      </w:r>
      <w:r>
        <w:rPr>
          <w:sz w:val="20"/>
          <w:szCs w:val="20"/>
        </w:rPr>
        <w:t xml:space="preserve"> </w:t>
      </w:r>
      <w:r w:rsidRPr="00B767F2">
        <w:rPr>
          <w:sz w:val="20"/>
          <w:szCs w:val="20"/>
        </w:rPr>
        <w:t>fazerem o mesmo. Através deste trabalho, passamos a valorizar:</w:t>
      </w:r>
    </w:p>
    <w:p w14:paraId="1A77EDBF" w14:textId="77777777" w:rsidR="00B767F2" w:rsidRPr="00B767F2" w:rsidRDefault="00B767F2" w:rsidP="00447724">
      <w:pPr>
        <w:spacing w:after="0" w:line="240" w:lineRule="auto"/>
        <w:ind w:left="2268"/>
        <w:contextualSpacing/>
        <w:jc w:val="left"/>
        <w:rPr>
          <w:sz w:val="20"/>
          <w:szCs w:val="20"/>
        </w:rPr>
      </w:pPr>
    </w:p>
    <w:p w14:paraId="163A5EB0" w14:textId="77777777" w:rsidR="00B767F2" w:rsidRDefault="00B767F2" w:rsidP="00447724">
      <w:pPr>
        <w:spacing w:after="0" w:line="240" w:lineRule="auto"/>
        <w:ind w:left="2268"/>
        <w:contextualSpacing/>
        <w:jc w:val="left"/>
        <w:rPr>
          <w:sz w:val="20"/>
          <w:szCs w:val="20"/>
        </w:rPr>
      </w:pPr>
      <w:r w:rsidRPr="0073395C">
        <w:rPr>
          <w:b/>
          <w:bCs/>
          <w:sz w:val="20"/>
          <w:szCs w:val="20"/>
        </w:rPr>
        <w:t>Indivíduos e interações</w:t>
      </w:r>
      <w:r w:rsidRPr="00447724">
        <w:rPr>
          <w:sz w:val="20"/>
          <w:szCs w:val="20"/>
        </w:rPr>
        <w:t xml:space="preserve"> </w:t>
      </w:r>
      <w:r w:rsidRPr="00B767F2">
        <w:rPr>
          <w:sz w:val="20"/>
          <w:szCs w:val="20"/>
        </w:rPr>
        <w:t>mais que processos e ferramentas</w:t>
      </w:r>
    </w:p>
    <w:p w14:paraId="22FD3F00" w14:textId="77777777" w:rsidR="00B767F2" w:rsidRDefault="00B767F2" w:rsidP="00447724">
      <w:pPr>
        <w:spacing w:after="0" w:line="240" w:lineRule="auto"/>
        <w:ind w:left="2268"/>
        <w:contextualSpacing/>
        <w:jc w:val="left"/>
        <w:rPr>
          <w:sz w:val="20"/>
          <w:szCs w:val="20"/>
        </w:rPr>
      </w:pPr>
      <w:r w:rsidRPr="0073395C">
        <w:rPr>
          <w:b/>
          <w:bCs/>
          <w:sz w:val="20"/>
          <w:szCs w:val="20"/>
        </w:rPr>
        <w:t>Software em funcionamento</w:t>
      </w:r>
      <w:r w:rsidRPr="00447724">
        <w:rPr>
          <w:sz w:val="20"/>
          <w:szCs w:val="20"/>
        </w:rPr>
        <w:t xml:space="preserve"> </w:t>
      </w:r>
      <w:r w:rsidRPr="00B767F2">
        <w:rPr>
          <w:sz w:val="20"/>
          <w:szCs w:val="20"/>
        </w:rPr>
        <w:t>mais que documentação abrangente</w:t>
      </w:r>
    </w:p>
    <w:p w14:paraId="14FE7EDA" w14:textId="77777777" w:rsidR="00B767F2" w:rsidRDefault="00B767F2" w:rsidP="00447724">
      <w:pPr>
        <w:spacing w:after="0" w:line="240" w:lineRule="auto"/>
        <w:ind w:left="2268"/>
        <w:contextualSpacing/>
        <w:jc w:val="left"/>
        <w:rPr>
          <w:sz w:val="20"/>
          <w:szCs w:val="20"/>
        </w:rPr>
      </w:pPr>
      <w:r w:rsidRPr="0073395C">
        <w:rPr>
          <w:b/>
          <w:bCs/>
          <w:sz w:val="20"/>
          <w:szCs w:val="20"/>
        </w:rPr>
        <w:t>Colaboração com o cliente</w:t>
      </w:r>
      <w:r w:rsidRPr="00447724">
        <w:rPr>
          <w:sz w:val="20"/>
          <w:szCs w:val="20"/>
        </w:rPr>
        <w:t xml:space="preserve"> </w:t>
      </w:r>
      <w:r w:rsidRPr="00B767F2">
        <w:rPr>
          <w:sz w:val="20"/>
          <w:szCs w:val="20"/>
        </w:rPr>
        <w:t>mais que negociação de contratos</w:t>
      </w:r>
    </w:p>
    <w:p w14:paraId="0801AE09" w14:textId="426E1A94" w:rsidR="00B767F2" w:rsidRDefault="00B767F2" w:rsidP="00447724">
      <w:pPr>
        <w:spacing w:after="0" w:line="240" w:lineRule="auto"/>
        <w:ind w:left="2268"/>
        <w:contextualSpacing/>
        <w:jc w:val="left"/>
        <w:rPr>
          <w:sz w:val="20"/>
          <w:szCs w:val="20"/>
        </w:rPr>
      </w:pPr>
      <w:r w:rsidRPr="0073395C">
        <w:rPr>
          <w:b/>
          <w:bCs/>
          <w:sz w:val="20"/>
          <w:szCs w:val="20"/>
        </w:rPr>
        <w:t>Responder a mudanças</w:t>
      </w:r>
      <w:r w:rsidRPr="00447724">
        <w:rPr>
          <w:sz w:val="20"/>
          <w:szCs w:val="20"/>
        </w:rPr>
        <w:t xml:space="preserve"> </w:t>
      </w:r>
      <w:r w:rsidRPr="00B767F2">
        <w:rPr>
          <w:sz w:val="20"/>
          <w:szCs w:val="20"/>
        </w:rPr>
        <w:t>mais que seguir um plano</w:t>
      </w:r>
    </w:p>
    <w:p w14:paraId="7FDDEE12" w14:textId="77777777" w:rsidR="00B767F2" w:rsidRPr="00B767F2" w:rsidRDefault="00B767F2" w:rsidP="00447724">
      <w:pPr>
        <w:spacing w:after="0" w:line="240" w:lineRule="auto"/>
        <w:ind w:left="2268"/>
        <w:contextualSpacing/>
        <w:jc w:val="left"/>
        <w:rPr>
          <w:sz w:val="20"/>
          <w:szCs w:val="20"/>
        </w:rPr>
      </w:pPr>
    </w:p>
    <w:p w14:paraId="3DC0F441" w14:textId="09371B1F" w:rsidR="00B767F2" w:rsidRDefault="00B767F2" w:rsidP="00447724">
      <w:pPr>
        <w:spacing w:after="0" w:line="240" w:lineRule="auto"/>
        <w:ind w:left="2268"/>
        <w:contextualSpacing/>
        <w:jc w:val="left"/>
        <w:rPr>
          <w:sz w:val="20"/>
          <w:szCs w:val="20"/>
        </w:rPr>
      </w:pPr>
      <w:r w:rsidRPr="00B767F2">
        <w:rPr>
          <w:sz w:val="20"/>
          <w:szCs w:val="20"/>
        </w:rPr>
        <w:t>Ou seja, mesmo havendo valor nos itens à direita,</w:t>
      </w:r>
      <w:r>
        <w:rPr>
          <w:sz w:val="20"/>
          <w:szCs w:val="20"/>
        </w:rPr>
        <w:t xml:space="preserve"> </w:t>
      </w:r>
      <w:r w:rsidRPr="00B767F2">
        <w:rPr>
          <w:sz w:val="20"/>
          <w:szCs w:val="20"/>
        </w:rPr>
        <w:t>valorizamos mais os itens à esquerda.</w:t>
      </w:r>
      <w:r w:rsidR="00447724">
        <w:rPr>
          <w:sz w:val="20"/>
          <w:szCs w:val="20"/>
        </w:rPr>
        <w:t xml:space="preserve"> </w:t>
      </w:r>
      <w:r w:rsidRPr="00306116">
        <w:rPr>
          <w:sz w:val="20"/>
          <w:szCs w:val="20"/>
        </w:rPr>
        <w:t>(</w:t>
      </w:r>
      <w:r w:rsidR="00306116" w:rsidRPr="009C6FB3">
        <w:rPr>
          <w:sz w:val="20"/>
          <w:szCs w:val="20"/>
        </w:rPr>
        <w:t>BECK et al.</w:t>
      </w:r>
      <w:r w:rsidRPr="00306116">
        <w:rPr>
          <w:sz w:val="20"/>
          <w:szCs w:val="20"/>
        </w:rPr>
        <w:t>, 2001)</w:t>
      </w:r>
      <w:commentRangeEnd w:id="91"/>
      <w:r w:rsidR="005D437C">
        <w:rPr>
          <w:rStyle w:val="Refdecomentrio"/>
        </w:rPr>
        <w:commentReference w:id="91"/>
      </w:r>
    </w:p>
    <w:p w14:paraId="0842AE9B" w14:textId="77777777" w:rsidR="00454F96" w:rsidRDefault="00454F96" w:rsidP="00447724">
      <w:pPr>
        <w:spacing w:after="0"/>
        <w:ind w:firstLine="709"/>
        <w:contextualSpacing/>
        <w:jc w:val="left"/>
        <w:rPr>
          <w:sz w:val="20"/>
          <w:szCs w:val="20"/>
        </w:rPr>
      </w:pPr>
    </w:p>
    <w:p w14:paraId="463C799E" w14:textId="7D4A5DC5" w:rsidR="0073395C" w:rsidRPr="0073395C" w:rsidRDefault="00454F96" w:rsidP="00CC06D3">
      <w:pPr>
        <w:spacing w:after="0"/>
        <w:ind w:firstLine="709"/>
        <w:rPr>
          <w:rFonts w:cs="Arial"/>
          <w:color w:val="0D0D0D" w:themeColor="text1" w:themeTint="F2"/>
          <w:szCs w:val="24"/>
        </w:rPr>
      </w:pPr>
      <w:r w:rsidRPr="0073395C">
        <w:rPr>
          <w:rFonts w:cs="Arial"/>
          <w:color w:val="0D0D0D" w:themeColor="text1" w:themeTint="F2"/>
          <w:szCs w:val="24"/>
        </w:rPr>
        <w:t xml:space="preserve">Isso nos mostra que as interações entre as pessoas envolvidas no projeto é mais eficiente e humano e por anos vem mostrando resultados tornando-se um padrão mundial em empresas que não trabalham com tecnologia, no entanto não podemos ignorar </w:t>
      </w:r>
      <w:r w:rsidR="00E722AC" w:rsidRPr="0073395C">
        <w:rPr>
          <w:rFonts w:cs="Arial"/>
          <w:color w:val="0D0D0D" w:themeColor="text1" w:themeTint="F2"/>
          <w:szCs w:val="24"/>
        </w:rPr>
        <w:t>os processos técnicos</w:t>
      </w:r>
      <w:r w:rsidRPr="0073395C">
        <w:rPr>
          <w:rFonts w:cs="Arial"/>
          <w:color w:val="0D0D0D" w:themeColor="text1" w:themeTint="F2"/>
          <w:szCs w:val="24"/>
        </w:rPr>
        <w:t xml:space="preserve"> e planos propostos inicialmente</w:t>
      </w:r>
      <w:r w:rsidR="00E722AC" w:rsidRPr="0073395C">
        <w:rPr>
          <w:rFonts w:cs="Arial"/>
          <w:color w:val="0D0D0D" w:themeColor="text1" w:themeTint="F2"/>
          <w:szCs w:val="24"/>
        </w:rPr>
        <w:t>.</w:t>
      </w:r>
      <w:r w:rsidRPr="0073395C">
        <w:rPr>
          <w:rFonts w:cs="Arial"/>
          <w:color w:val="0D0D0D" w:themeColor="text1" w:themeTint="F2"/>
          <w:szCs w:val="24"/>
        </w:rPr>
        <w:t xml:space="preserve"> </w:t>
      </w:r>
    </w:p>
    <w:p w14:paraId="28102053" w14:textId="77777777" w:rsidR="00A90DFD" w:rsidRDefault="00E722AC" w:rsidP="0073395C">
      <w:pPr>
        <w:spacing w:after="0"/>
        <w:ind w:firstLine="709"/>
        <w:rPr>
          <w:rFonts w:cs="Arial"/>
          <w:color w:val="0D0D0D" w:themeColor="text1" w:themeTint="F2"/>
          <w:szCs w:val="24"/>
        </w:rPr>
        <w:sectPr w:rsidR="00A90DFD" w:rsidSect="00040451">
          <w:pgSz w:w="11906" w:h="16838" w:code="9"/>
          <w:pgMar w:top="1701" w:right="1134" w:bottom="1134" w:left="1701" w:header="709" w:footer="709" w:gutter="0"/>
          <w:cols w:space="708"/>
          <w:titlePg/>
          <w:docGrid w:linePitch="360"/>
        </w:sectPr>
      </w:pPr>
      <w:r w:rsidRPr="0073395C">
        <w:rPr>
          <w:rFonts w:cs="Arial"/>
          <w:color w:val="0D0D0D" w:themeColor="text1" w:themeTint="F2"/>
          <w:szCs w:val="24"/>
        </w:rPr>
        <w:t xml:space="preserve">Com isso aderimos ao nosso projeto a metodologia ágil </w:t>
      </w:r>
      <w:r w:rsidR="00FD69A8" w:rsidRPr="0073395C">
        <w:rPr>
          <w:rFonts w:cs="Arial"/>
          <w:color w:val="0D0D0D" w:themeColor="text1" w:themeTint="F2"/>
          <w:szCs w:val="24"/>
        </w:rPr>
        <w:t>Scrum, onde realizamos reuniões semanais para o desenvolvimento do sistema, documentação e entregas frequentes de sprints, esboços e artigos. Essa metodologia nos permite alinhar o projeto para que aceitemos mudanças, melhorias</w:t>
      </w:r>
      <w:r w:rsidR="00FC5A9F" w:rsidRPr="0073395C">
        <w:rPr>
          <w:rFonts w:cs="Arial"/>
          <w:color w:val="0D0D0D" w:themeColor="text1" w:themeTint="F2"/>
          <w:szCs w:val="24"/>
        </w:rPr>
        <w:t xml:space="preserve"> e</w:t>
      </w:r>
      <w:r w:rsidR="00FD69A8" w:rsidRPr="0073395C">
        <w:rPr>
          <w:rFonts w:cs="Arial"/>
          <w:color w:val="0D0D0D" w:themeColor="text1" w:themeTint="F2"/>
          <w:szCs w:val="24"/>
        </w:rPr>
        <w:t xml:space="preserve"> aperfeiçoamento. Com comprometimento, foco, coragem, abertura e respeito. </w:t>
      </w:r>
    </w:p>
    <w:p w14:paraId="212BCF17" w14:textId="221B671D" w:rsidR="00122486" w:rsidRPr="00A90DFD" w:rsidRDefault="000E5FF7" w:rsidP="000E5FF7">
      <w:pPr>
        <w:pStyle w:val="Ttulo1"/>
        <w:numPr>
          <w:ilvl w:val="0"/>
          <w:numId w:val="0"/>
        </w:numPr>
        <w:spacing w:line="720" w:lineRule="auto"/>
        <w:contextualSpacing w:val="0"/>
      </w:pPr>
      <w:bookmarkStart w:id="92" w:name="_Toc214634603"/>
      <w:bookmarkStart w:id="93" w:name="_Toc216250638"/>
      <w:r>
        <w:t xml:space="preserve">3 </w:t>
      </w:r>
      <w:r w:rsidR="00216A11" w:rsidRPr="00216A11">
        <w:t>FUNDAMENTAÇÃO TEÓRIC</w:t>
      </w:r>
      <w:r w:rsidR="00677F06" w:rsidRPr="00A90DFD">
        <w:t>A</w:t>
      </w:r>
      <w:bookmarkEnd w:id="92"/>
      <w:bookmarkEnd w:id="93"/>
    </w:p>
    <w:p w14:paraId="10138177" w14:textId="28FC39CA"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produção textual é uma das competências mais exigentes da formação básica e, ao mesmo tempo, um dos maiores desafios enfrentados pelos estudantes brasileiros, especialmente aqueles pertencentes à rede pública de ensino. No contexto do ENEM, a redação assume papel decisivo, já que compõe parte fundamental do processo seletivo para universidades públicas e privadas por meio de programas como </w:t>
      </w:r>
      <w:r w:rsidR="00A90DFD" w:rsidRPr="00A90DFD">
        <w:rPr>
          <w:rFonts w:cs="Arial"/>
          <w:color w:val="0D0D0D" w:themeColor="text1" w:themeTint="F2"/>
          <w:szCs w:val="24"/>
        </w:rPr>
        <w:t>Sistema de Seleção Unificada</w:t>
      </w:r>
      <w:r w:rsidR="00A90DFD">
        <w:rPr>
          <w:rFonts w:cs="Arial"/>
          <w:color w:val="0D0D0D" w:themeColor="text1" w:themeTint="F2"/>
          <w:szCs w:val="24"/>
        </w:rPr>
        <w:t xml:space="preserve"> (</w:t>
      </w:r>
      <w:r w:rsidRPr="00A90DFD">
        <w:rPr>
          <w:rFonts w:cs="Arial"/>
          <w:color w:val="0D0D0D" w:themeColor="text1" w:themeTint="F2"/>
          <w:szCs w:val="24"/>
        </w:rPr>
        <w:t>Sisu</w:t>
      </w:r>
      <w:r w:rsidR="00A90DFD">
        <w:rPr>
          <w:rFonts w:cs="Arial"/>
          <w:color w:val="0D0D0D" w:themeColor="text1" w:themeTint="F2"/>
          <w:szCs w:val="24"/>
        </w:rPr>
        <w:t>)</w:t>
      </w:r>
      <w:r w:rsidRPr="00A90DFD">
        <w:rPr>
          <w:rFonts w:cs="Arial"/>
          <w:color w:val="0D0D0D" w:themeColor="text1" w:themeTint="F2"/>
          <w:szCs w:val="24"/>
        </w:rPr>
        <w:t xml:space="preserve">, </w:t>
      </w:r>
      <w:r w:rsidR="00A90DFD" w:rsidRPr="00A90DFD">
        <w:rPr>
          <w:rFonts w:cs="Arial"/>
          <w:color w:val="0D0D0D" w:themeColor="text1" w:themeTint="F2"/>
          <w:szCs w:val="24"/>
        </w:rPr>
        <w:t>Programa Universidade para Todos</w:t>
      </w:r>
      <w:r w:rsidR="00A90DFD">
        <w:rPr>
          <w:rFonts w:cs="Arial"/>
          <w:color w:val="0D0D0D" w:themeColor="text1" w:themeTint="F2"/>
          <w:szCs w:val="24"/>
        </w:rPr>
        <w:t xml:space="preserve">  (</w:t>
      </w:r>
      <w:r w:rsidRPr="00A90DFD">
        <w:rPr>
          <w:rFonts w:cs="Arial"/>
          <w:color w:val="0D0D0D" w:themeColor="text1" w:themeTint="F2"/>
          <w:szCs w:val="24"/>
        </w:rPr>
        <w:t>ProUni</w:t>
      </w:r>
      <w:r w:rsidR="00A90DFD">
        <w:rPr>
          <w:rFonts w:cs="Arial"/>
          <w:color w:val="0D0D0D" w:themeColor="text1" w:themeTint="F2"/>
          <w:szCs w:val="24"/>
        </w:rPr>
        <w:t>)</w:t>
      </w:r>
      <w:r w:rsidRPr="00A90DFD">
        <w:rPr>
          <w:rFonts w:cs="Arial"/>
          <w:color w:val="0D0D0D" w:themeColor="text1" w:themeTint="F2"/>
          <w:szCs w:val="24"/>
        </w:rPr>
        <w:t xml:space="preserve"> e </w:t>
      </w:r>
      <w:r w:rsidR="009375EE" w:rsidRPr="00A90DFD">
        <w:rPr>
          <w:rFonts w:cs="Arial"/>
          <w:color w:val="0D0D0D" w:themeColor="text1" w:themeTint="F2"/>
          <w:szCs w:val="24"/>
        </w:rPr>
        <w:t xml:space="preserve">Fundo de Financiamento Estudantil </w:t>
      </w:r>
      <w:r w:rsidR="00A90DFD">
        <w:rPr>
          <w:rFonts w:cs="Arial"/>
          <w:color w:val="0D0D0D" w:themeColor="text1" w:themeTint="F2"/>
          <w:szCs w:val="24"/>
        </w:rPr>
        <w:t>(</w:t>
      </w:r>
      <w:r w:rsidRPr="00A90DFD">
        <w:rPr>
          <w:rFonts w:cs="Arial"/>
          <w:color w:val="0D0D0D" w:themeColor="text1" w:themeTint="F2"/>
          <w:szCs w:val="24"/>
        </w:rPr>
        <w:t>FIES</w:t>
      </w:r>
      <w:r w:rsidR="00A90DFD">
        <w:rPr>
          <w:rFonts w:cs="Arial"/>
          <w:color w:val="0D0D0D" w:themeColor="text1" w:themeTint="F2"/>
          <w:szCs w:val="24"/>
        </w:rPr>
        <w:t>)</w:t>
      </w:r>
      <w:r w:rsidRPr="00A90DFD">
        <w:rPr>
          <w:rFonts w:cs="Arial"/>
          <w:color w:val="0D0D0D" w:themeColor="text1" w:themeTint="F2"/>
          <w:szCs w:val="24"/>
        </w:rPr>
        <w:t xml:space="preserve"> (INEP, 2025). O exame requer que o participante produza um texto dissertativo-argumentativo que demonstre domínio da norma culta, capacidade de análise crítica, organização lógica de ideias e elaboração de proposta de intervenção — competências avaliadas de forma rigorosa pelos corretores credenciados. Assim, compreender e atender aos critérios estabelecidos pela Matriz de Competências do ENEM é essencial para o bom desempenho na prova.</w:t>
      </w:r>
    </w:p>
    <w:p w14:paraId="43A04F8B" w14:textId="6F41D186"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Entretanto, apesar da relevância dessa habilidade, muitos estudantes da educação básica têm acesso limitado a práticas de escrita, orientação especializada e retorno sistemático sobre seus textos. A falta de professores disponíveis, a carga horária reduzida, a ausência de materiais específicos e a infraestrutura insuficiente das escolas públicas tornam o processo de desenvolvimento da escrita argumentativa ainda mais desafiador. Como consequência, observa-se uma disparidade significativa entre estudantes da rede pública e privada: no ENEM 2023, apenas 4 dos 60 candidatos que alcançaram nota máxima na redação eram da rede pública, evidenciando a desigualdade no acesso a oportunidades de aprendizagem (AGÊNCIA EBC, 2024).</w:t>
      </w:r>
    </w:p>
    <w:p w14:paraId="5C1B5DBD" w14:textId="4B0FE509"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Nesse cenário, tecnologias educacionais têm se mostrado alternativas promissoras para apoiar o desenvolvimento da escrita, oferecendo feedback contínuo e acessível. Ambientes virtuais de aprendizagem (AVA) e metodologias de feedback formativo demonstram que retornos imediatos e orientações específicas contribuem para o avanço progressivo do aluno, aumentando seu engajamento e otimizando o processo de aprendizagem. Paralelamente, o avanço da Inteligência Artificial generativa — baseada em modelos de linguagem, redes neurais transformadoras e técnicas de Processamento de Linguagem Natural (PLN) — ampliou significativamente as possibilidades de análise automática de textos, permitindo identificar erros linguísticos, medir coesão, avaliar estrutura argumentativa e sugerir melhorias com alto grau de precisão (SACHETE et al., 2025; LOIOLA; SACHETE, 2024).</w:t>
      </w:r>
    </w:p>
    <w:p w14:paraId="7F1AF1A6" w14:textId="3BD25EB7"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Compreender como essas tecnologias funcionam é essencial para o desenvolvimento de ferramentas educacionais modernas. Modelos de IA são treinados com grandes volumes de dados linguísticos e são capazes de interpretar padrões sintáticos, semânticos e pragmáticos, produzindo respostas coerentes e contextualizadas. Essa capacidade adaptativa permite que a IA gere correções, resumos, sugestões argumentativas e reestruturações textuais, aproximando o estudante de práticas efetivas de escrita. Além disso, a IA generativa se mostra versátil ao ajustar respostas conforme o contexto comunicativo, possibilitando explicações mais técnicas, acadêmicas ou simplificadas dependendo do objetivo da interação.</w:t>
      </w:r>
    </w:p>
    <w:p w14:paraId="3F74D20F" w14:textId="61FBE010" w:rsidR="006D2D7D" w:rsidRDefault="006465F6" w:rsidP="00A90DFD">
      <w:pPr>
        <w:spacing w:after="0"/>
        <w:ind w:firstLine="709"/>
        <w:rPr>
          <w:rFonts w:cs="Arial"/>
          <w:color w:val="0D0D0D" w:themeColor="text1" w:themeTint="F2"/>
          <w:szCs w:val="24"/>
        </w:rPr>
      </w:pPr>
      <w:r w:rsidRPr="00A90DFD">
        <w:rPr>
          <w:rFonts w:cs="Arial"/>
          <w:color w:val="0D0D0D" w:themeColor="text1" w:themeTint="F2"/>
          <w:szCs w:val="24"/>
        </w:rPr>
        <w:t>Considerando esse panorama, o presente projeto propõe o desenvolvimento de uma aplicação web e mobile, gratuita e acessível, destinada a auxiliar estudantes na produção textual segundo as cinco competências da Matriz de Correção do ENEM. A ferramenta não pretende substituir o papel do professor, mas atuar como suporte complementar, oferecendo análises objetivas, orientações estruturadas e feedback imediato para promover o aprimoramento contínuo da escrita. Ao integrar tecnologia educacional, fundamentos linguísticos e técnicas modernas de IA, busca-se reduzir desigualdades, ampliar o acesso a práticas de escrita qualificadas e contribuir para que estudantes da rede pública possam competir em condições mais equitativas no processo seletivo nacional.</w:t>
      </w:r>
    </w:p>
    <w:p w14:paraId="369416AF" w14:textId="6C7F551D" w:rsidR="00A90DFD" w:rsidRDefault="00A90DFD" w:rsidP="00A90DFD">
      <w:pPr>
        <w:spacing w:after="0"/>
        <w:ind w:firstLine="709"/>
        <w:rPr>
          <w:rFonts w:cs="Arial"/>
          <w:color w:val="0D0D0D" w:themeColor="text1" w:themeTint="F2"/>
          <w:szCs w:val="24"/>
        </w:rPr>
      </w:pPr>
      <w:r>
        <w:rPr>
          <w:rFonts w:cs="Arial"/>
          <w:color w:val="0D0D0D" w:themeColor="text1" w:themeTint="F2"/>
          <w:szCs w:val="24"/>
        </w:rPr>
        <w:br w:type="page"/>
      </w:r>
    </w:p>
    <w:p w14:paraId="213AEEC5" w14:textId="23BF005E" w:rsidR="0017148D" w:rsidRPr="00A90DFD" w:rsidRDefault="000E5FF7" w:rsidP="000E5FF7">
      <w:pPr>
        <w:pStyle w:val="Ttulo2"/>
        <w:numPr>
          <w:ilvl w:val="0"/>
          <w:numId w:val="0"/>
        </w:numPr>
        <w:rPr>
          <w:rFonts w:ascii="Arial" w:hAnsi="Arial" w:cs="Arial"/>
          <w:b/>
          <w:bCs/>
          <w:color w:val="0D0D0D" w:themeColor="text1" w:themeTint="F2"/>
          <w:sz w:val="24"/>
          <w:szCs w:val="24"/>
        </w:rPr>
      </w:pPr>
      <w:bookmarkStart w:id="94" w:name="_Toc214634604"/>
      <w:bookmarkStart w:id="95" w:name="_Toc216250639"/>
      <w:r>
        <w:rPr>
          <w:rFonts w:ascii="Arial" w:hAnsi="Arial" w:cs="Arial"/>
          <w:b/>
          <w:bCs/>
          <w:color w:val="0D0D0D" w:themeColor="text1" w:themeTint="F2"/>
          <w:sz w:val="24"/>
          <w:szCs w:val="24"/>
        </w:rPr>
        <w:t xml:space="preserve">3.1 </w:t>
      </w:r>
      <w:r w:rsidR="00216A11" w:rsidRPr="00A90DFD">
        <w:rPr>
          <w:rFonts w:ascii="Arial" w:hAnsi="Arial" w:cs="Arial"/>
          <w:b/>
          <w:bCs/>
          <w:color w:val="0D0D0D" w:themeColor="text1" w:themeTint="F2"/>
          <w:sz w:val="24"/>
          <w:szCs w:val="24"/>
        </w:rPr>
        <w:t>Ideia</w:t>
      </w:r>
      <w:r w:rsidR="0017148D" w:rsidRPr="00A90DFD">
        <w:rPr>
          <w:rFonts w:ascii="Arial" w:hAnsi="Arial" w:cs="Arial"/>
          <w:b/>
          <w:bCs/>
          <w:color w:val="0D0D0D" w:themeColor="text1" w:themeTint="F2"/>
          <w:sz w:val="24"/>
          <w:szCs w:val="24"/>
        </w:rPr>
        <w:t>/Aplicação</w:t>
      </w:r>
      <w:bookmarkEnd w:id="94"/>
      <w:bookmarkEnd w:id="95"/>
    </w:p>
    <w:p w14:paraId="24500436" w14:textId="10886129" w:rsidR="00DB0076" w:rsidRDefault="00DB007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ideia central deste projeto é utilizar tecnologia web e mobile para criar um sistema acessível e gratuito que auxilie estudantes na produção textual de acordo com as competências da matriz de correção do ENEM. A proposta surge da necessidade, conforme apresentada nesse documento, de oferecer o apoio e conhecimentos necessários, uma alternativa para esses estudantes, que muitas vezes é limitado por falta de professores, carga horária reduzida e escassez de materiais específicos na escola pública. </w:t>
      </w:r>
    </w:p>
    <w:p w14:paraId="50E5C121" w14:textId="77777777" w:rsidR="00CC06D3" w:rsidRPr="00A90DFD" w:rsidRDefault="00CC06D3" w:rsidP="00CC06D3">
      <w:pPr>
        <w:spacing w:after="0"/>
        <w:ind w:firstLine="709"/>
        <w:rPr>
          <w:rFonts w:cs="Arial"/>
          <w:color w:val="0D0D0D" w:themeColor="text1" w:themeTint="F2"/>
          <w:szCs w:val="24"/>
        </w:rPr>
      </w:pPr>
    </w:p>
    <w:p w14:paraId="7361EC70" w14:textId="5B040ABB"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 xml:space="preserve">Para o desenvolvimento dessa aplicação é necessário ter o entendimento de algumas Referências como: </w:t>
      </w:r>
    </w:p>
    <w:p w14:paraId="44841143" w14:textId="77777777" w:rsidR="00CC06D3" w:rsidRPr="00A90DFD" w:rsidRDefault="00CC06D3" w:rsidP="00CC06D3">
      <w:pPr>
        <w:spacing w:after="0"/>
        <w:ind w:firstLine="709"/>
        <w:rPr>
          <w:rFonts w:cs="Arial"/>
          <w:color w:val="0D0D0D" w:themeColor="text1" w:themeTint="F2"/>
          <w:szCs w:val="24"/>
        </w:rPr>
      </w:pPr>
    </w:p>
    <w:p w14:paraId="57D79043" w14:textId="1665949F"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Matriz de Competências do ENEM e seus critérios de avaliação (domínio da norma padrão, compreensão da proposta, coerência, coesão, repertório sociocultural e proposta de intervenção).</w:t>
      </w:r>
    </w:p>
    <w:p w14:paraId="60E46527" w14:textId="77777777" w:rsidR="00CC06D3" w:rsidRPr="00A90DFD" w:rsidRDefault="00CC06D3" w:rsidP="00CC06D3">
      <w:pPr>
        <w:spacing w:after="0"/>
        <w:ind w:firstLine="709"/>
        <w:rPr>
          <w:rFonts w:cs="Arial"/>
          <w:color w:val="0D0D0D" w:themeColor="text1" w:themeTint="F2"/>
          <w:szCs w:val="24"/>
        </w:rPr>
      </w:pPr>
    </w:p>
    <w:p w14:paraId="03C6354F" w14:textId="77777777"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Tecnologias de processamento de linguagem natural (PLN) utilizadas para analisar textos, identificar erros, medir coesão e avaliar estrutura argumentativa.</w:t>
      </w:r>
    </w:p>
    <w:p w14:paraId="23811457" w14:textId="77777777" w:rsidR="00CC06D3" w:rsidRDefault="00CC06D3" w:rsidP="00A90DFD">
      <w:pPr>
        <w:spacing w:after="0"/>
        <w:ind w:firstLine="709"/>
        <w:rPr>
          <w:rFonts w:cs="Arial"/>
          <w:color w:val="0D0D0D" w:themeColor="text1" w:themeTint="F2"/>
          <w:szCs w:val="24"/>
        </w:rPr>
      </w:pPr>
    </w:p>
    <w:p w14:paraId="6B6BAF59" w14:textId="028AD7AF"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Ambientes virtuais de aprendizagem (AVA) e metodologias de feedback formativo, que mostram que retornos imediatos aumentam o ritmo de evolução do aluno.</w:t>
      </w:r>
    </w:p>
    <w:p w14:paraId="1D32E38B" w14:textId="77777777" w:rsidR="00CC5579" w:rsidRPr="00A90DFD" w:rsidRDefault="00CC5579" w:rsidP="00A90DFD">
      <w:pPr>
        <w:spacing w:after="0"/>
        <w:ind w:firstLine="709"/>
        <w:rPr>
          <w:rFonts w:cs="Arial"/>
          <w:color w:val="0D0D0D" w:themeColor="text1" w:themeTint="F2"/>
          <w:szCs w:val="24"/>
        </w:rPr>
      </w:pPr>
    </w:p>
    <w:p w14:paraId="4463FF2B" w14:textId="08A6199B" w:rsidR="00130777"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Com base nessas referências, a ideia é fornecer uma ferramenta que, mesmo sem substituir o professor, contribua para o desenvolvimento progressivo da escrita, oferecendo análises objetivas e orientadas pelas regras oficiais.</w:t>
      </w:r>
    </w:p>
    <w:p w14:paraId="605592E5" w14:textId="301E8A07" w:rsidR="00C01208" w:rsidRDefault="00C01208" w:rsidP="00A90DFD">
      <w:pPr>
        <w:spacing w:after="0"/>
        <w:ind w:firstLine="709"/>
        <w:rPr>
          <w:rFonts w:cs="Arial"/>
          <w:color w:val="0D0D0D" w:themeColor="text1" w:themeTint="F2"/>
          <w:szCs w:val="24"/>
        </w:rPr>
      </w:pPr>
      <w:r>
        <w:rPr>
          <w:rFonts w:cs="Arial"/>
          <w:color w:val="0D0D0D" w:themeColor="text1" w:themeTint="F2"/>
          <w:szCs w:val="24"/>
        </w:rPr>
        <w:br w:type="page"/>
      </w:r>
    </w:p>
    <w:p w14:paraId="268B5339" w14:textId="2CBEE592" w:rsidR="00130777" w:rsidRPr="00A90DFD" w:rsidRDefault="000E5FF7" w:rsidP="000E5FF7">
      <w:pPr>
        <w:pStyle w:val="Ttulo2"/>
        <w:numPr>
          <w:ilvl w:val="0"/>
          <w:numId w:val="0"/>
        </w:numPr>
        <w:rPr>
          <w:rFonts w:ascii="Arial" w:hAnsi="Arial" w:cs="Arial"/>
          <w:b/>
          <w:bCs/>
          <w:color w:val="0D0D0D" w:themeColor="text1" w:themeTint="F2"/>
          <w:sz w:val="24"/>
          <w:szCs w:val="24"/>
        </w:rPr>
      </w:pPr>
      <w:bookmarkStart w:id="96" w:name="_Toc214634605"/>
      <w:bookmarkStart w:id="97" w:name="_Toc216250640"/>
      <w:r>
        <w:rPr>
          <w:rFonts w:ascii="Arial" w:hAnsi="Arial" w:cs="Arial"/>
          <w:b/>
          <w:bCs/>
          <w:color w:val="0D0D0D" w:themeColor="text1" w:themeTint="F2"/>
          <w:sz w:val="24"/>
          <w:szCs w:val="24"/>
        </w:rPr>
        <w:t xml:space="preserve">3.2 </w:t>
      </w:r>
      <w:r w:rsidR="00130777" w:rsidRPr="00A90DFD">
        <w:rPr>
          <w:rFonts w:ascii="Arial" w:hAnsi="Arial" w:cs="Arial"/>
          <w:b/>
          <w:bCs/>
          <w:color w:val="0D0D0D" w:themeColor="text1" w:themeTint="F2"/>
          <w:sz w:val="24"/>
          <w:szCs w:val="24"/>
        </w:rPr>
        <w:t>Enem</w:t>
      </w:r>
      <w:bookmarkEnd w:id="96"/>
      <w:bookmarkEnd w:id="97"/>
    </w:p>
    <w:p w14:paraId="5994D09B" w14:textId="192EDD24"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Enem é uma das principais avaliações educacionais do Brasil, sendo um instrumento para o acesso ao ensino superior. Instituído em 1998, o exame visa a avaliar o desempenho dos estudantes ao final da educação básica.</w:t>
      </w:r>
    </w:p>
    <w:p w14:paraId="34BB40EB" w14:textId="35E672DD"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organizado anualmente pelo Inep (Instituto Nacional de Estudos e Pesquisas Educacionais Anísio Teixeira), em 2009 passou a ser utilizado como mecanismo de acesso à educação superior.</w:t>
      </w:r>
    </w:p>
    <w:p w14:paraId="025C418B" w14:textId="64D15862"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é sendo utilizado como critério para porta de entrada em instituições públicas e privadas, por meio do S</w:t>
      </w:r>
      <w:r w:rsidR="00A90DFD">
        <w:rPr>
          <w:rFonts w:cs="Arial"/>
          <w:color w:val="0D0D0D" w:themeColor="text1" w:themeTint="F2"/>
          <w:szCs w:val="24"/>
        </w:rPr>
        <w:t>ISU</w:t>
      </w:r>
      <w:r w:rsidRPr="00A90DFD">
        <w:rPr>
          <w:rFonts w:cs="Arial"/>
          <w:color w:val="0D0D0D" w:themeColor="text1" w:themeTint="F2"/>
          <w:szCs w:val="24"/>
        </w:rPr>
        <w:t>, permitindo o acesso à Educação Superior, como o FIES, ProUni.</w:t>
      </w:r>
    </w:p>
    <w:p w14:paraId="0EF03BB0" w14:textId="44AA9D01" w:rsidR="00130777" w:rsidRDefault="00130777" w:rsidP="00C01208">
      <w:pPr>
        <w:spacing w:after="0"/>
        <w:ind w:firstLine="709"/>
        <w:rPr>
          <w:rFonts w:cs="Arial"/>
          <w:color w:val="0D0D0D" w:themeColor="text1" w:themeTint="F2"/>
          <w:szCs w:val="24"/>
        </w:rPr>
      </w:pPr>
      <w:r w:rsidRPr="00A90DFD">
        <w:rPr>
          <w:rFonts w:cs="Arial"/>
          <w:color w:val="0D0D0D" w:themeColor="text1" w:themeTint="F2"/>
          <w:szCs w:val="24"/>
        </w:rPr>
        <w:t>Os participantes fazem provas de quatro áreas de conhecimento: linguagens, códigos e suas tecnologias; ciências humanas e suas tecnologias; ciências da natureza e suas tecnologias; e matemática e suas tecnologias, além de incluir uma redação que exige a produção de um texto dissertativo-argumentativo sobre temas sociais, científicos, culturais ou políticos (</w:t>
      </w:r>
      <w:r w:rsidR="00074A67" w:rsidRPr="00A90DFD">
        <w:rPr>
          <w:rFonts w:cs="Arial"/>
          <w:color w:val="0D0D0D" w:themeColor="text1" w:themeTint="F2"/>
          <w:szCs w:val="24"/>
        </w:rPr>
        <w:t>INEP, 2025).</w:t>
      </w:r>
    </w:p>
    <w:p w14:paraId="5F6CA468" w14:textId="0A10B72E" w:rsidR="00321A6A" w:rsidRDefault="00321A6A" w:rsidP="00C01208">
      <w:pPr>
        <w:spacing w:after="0"/>
        <w:ind w:firstLine="709"/>
        <w:rPr>
          <w:rFonts w:cs="Arial"/>
          <w:color w:val="0D0D0D" w:themeColor="text1" w:themeTint="F2"/>
          <w:szCs w:val="24"/>
        </w:rPr>
      </w:pPr>
      <w:r>
        <w:rPr>
          <w:rFonts w:cs="Arial"/>
          <w:color w:val="0D0D0D" w:themeColor="text1" w:themeTint="F2"/>
          <w:szCs w:val="24"/>
        </w:rPr>
        <w:br w:type="page"/>
      </w:r>
    </w:p>
    <w:p w14:paraId="610E8583" w14:textId="10429ABD" w:rsidR="00130777" w:rsidRPr="00435915" w:rsidRDefault="000E5FF7" w:rsidP="000E5FF7">
      <w:pPr>
        <w:pStyle w:val="Ttulo3"/>
        <w:numPr>
          <w:ilvl w:val="0"/>
          <w:numId w:val="0"/>
        </w:numPr>
        <w:rPr>
          <w:b/>
          <w:bCs/>
          <w:color w:val="000000" w:themeColor="text1"/>
          <w:sz w:val="24"/>
          <w:szCs w:val="24"/>
        </w:rPr>
      </w:pPr>
      <w:bookmarkStart w:id="98" w:name="_Toc214634606"/>
      <w:bookmarkStart w:id="99" w:name="_Toc216250641"/>
      <w:r>
        <w:rPr>
          <w:b/>
          <w:bCs/>
          <w:color w:val="000000" w:themeColor="text1"/>
          <w:sz w:val="24"/>
          <w:szCs w:val="24"/>
        </w:rPr>
        <w:t xml:space="preserve">3.2.1 </w:t>
      </w:r>
      <w:r w:rsidR="00130777" w:rsidRPr="00435915">
        <w:rPr>
          <w:b/>
          <w:bCs/>
          <w:color w:val="000000" w:themeColor="text1"/>
          <w:sz w:val="24"/>
          <w:szCs w:val="24"/>
        </w:rPr>
        <w:t>Redação</w:t>
      </w:r>
      <w:bookmarkEnd w:id="98"/>
      <w:bookmarkEnd w:id="99"/>
    </w:p>
    <w:p w14:paraId="16B5C1FD" w14:textId="4E38881C" w:rsid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As redações do Enem requerem a produção de texto dissertativo-argumentativo (um gênero discursivo que combina elementos analíticos e persuasivos para estruturar ideias com clareza e fundamentação) Para isso é preciso compreender e dominar a produção dos gêneros textuais</w:t>
      </w:r>
      <w:r w:rsidR="00435915">
        <w:rPr>
          <w:rFonts w:cs="Arial"/>
          <w:color w:val="0D0D0D" w:themeColor="text1" w:themeTint="F2"/>
          <w:szCs w:val="24"/>
        </w:rPr>
        <w:t xml:space="preserve"> como o</w:t>
      </w:r>
      <w:r w:rsidRPr="00435915">
        <w:rPr>
          <w:rFonts w:cs="Arial"/>
          <w:color w:val="0D0D0D" w:themeColor="text1" w:themeTint="F2"/>
          <w:szCs w:val="24"/>
        </w:rPr>
        <w:t>rganização dos argumentos</w:t>
      </w:r>
      <w:r w:rsidR="00435915">
        <w:rPr>
          <w:rFonts w:cs="Arial"/>
          <w:color w:val="0D0D0D" w:themeColor="text1" w:themeTint="F2"/>
          <w:szCs w:val="24"/>
        </w:rPr>
        <w:t>, s</w:t>
      </w:r>
      <w:r w:rsidRPr="00435915">
        <w:rPr>
          <w:rFonts w:cs="Arial"/>
          <w:color w:val="0D0D0D" w:themeColor="text1" w:themeTint="F2"/>
          <w:szCs w:val="24"/>
        </w:rPr>
        <w:t>aber propor soluções para problemas sociais</w:t>
      </w:r>
      <w:r w:rsidR="00435915">
        <w:rPr>
          <w:rFonts w:cs="Arial"/>
          <w:color w:val="0D0D0D" w:themeColor="text1" w:themeTint="F2"/>
          <w:szCs w:val="24"/>
        </w:rPr>
        <w:t xml:space="preserve"> e a</w:t>
      </w:r>
      <w:r w:rsidRPr="00435915">
        <w:rPr>
          <w:rFonts w:cs="Arial"/>
          <w:color w:val="0D0D0D" w:themeColor="text1" w:themeTint="F2"/>
          <w:szCs w:val="24"/>
        </w:rPr>
        <w:t>rticulação entre linguagem e pensamento</w:t>
      </w:r>
      <w:r w:rsidR="00435915">
        <w:rPr>
          <w:rFonts w:cs="Arial"/>
          <w:color w:val="0D0D0D" w:themeColor="text1" w:themeTint="F2"/>
          <w:szCs w:val="24"/>
        </w:rPr>
        <w:t>.</w:t>
      </w:r>
    </w:p>
    <w:p w14:paraId="3FEE5A57" w14:textId="7F49A522" w:rsidR="00321A6A"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Organizando ideias de forma e defendendo pontos de vista de forma clara, coesa e com argumentos sólidos baseando-se em fatos e dados, sempre respeitando os direitos humanos.</w:t>
      </w:r>
      <w:r w:rsidR="00321A6A">
        <w:rPr>
          <w:rFonts w:cs="Arial"/>
          <w:color w:val="0D0D0D" w:themeColor="text1" w:themeTint="F2"/>
          <w:szCs w:val="24"/>
        </w:rPr>
        <w:br w:type="page"/>
      </w:r>
    </w:p>
    <w:p w14:paraId="19C5BF7F" w14:textId="594B018D" w:rsidR="00130777" w:rsidRPr="00435915" w:rsidRDefault="000E5FF7" w:rsidP="000E5FF7">
      <w:pPr>
        <w:pStyle w:val="Ttulo3"/>
        <w:numPr>
          <w:ilvl w:val="0"/>
          <w:numId w:val="0"/>
        </w:numPr>
        <w:rPr>
          <w:b/>
          <w:bCs/>
          <w:color w:val="000000" w:themeColor="text1"/>
          <w:sz w:val="24"/>
          <w:szCs w:val="24"/>
        </w:rPr>
      </w:pPr>
      <w:bookmarkStart w:id="100" w:name="_Toc214634607"/>
      <w:bookmarkStart w:id="101" w:name="_Toc216250642"/>
      <w:r>
        <w:rPr>
          <w:b/>
          <w:bCs/>
          <w:color w:val="000000" w:themeColor="text1"/>
          <w:sz w:val="24"/>
          <w:szCs w:val="24"/>
        </w:rPr>
        <w:t xml:space="preserve">3.2.2 </w:t>
      </w:r>
      <w:r w:rsidR="00130777" w:rsidRPr="00435915">
        <w:rPr>
          <w:b/>
          <w:bCs/>
          <w:color w:val="000000" w:themeColor="text1"/>
          <w:sz w:val="24"/>
          <w:szCs w:val="24"/>
        </w:rPr>
        <w:t>Critérios</w:t>
      </w:r>
      <w:bookmarkEnd w:id="100"/>
      <w:bookmarkEnd w:id="101"/>
    </w:p>
    <w:p w14:paraId="52502F2C" w14:textId="05DB6600" w:rsidR="00130777" w:rsidRPr="00435915"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Os critérios de correção são voltados a cinco competências (</w:t>
      </w:r>
      <w:r w:rsidR="00074A67" w:rsidRPr="00435915">
        <w:rPr>
          <w:rFonts w:cs="Arial"/>
          <w:color w:val="0D0D0D" w:themeColor="text1" w:themeTint="F2"/>
          <w:szCs w:val="24"/>
        </w:rPr>
        <w:t>INEP, 2025; MINISTÉRIO DA EDUCAÇÃO</w:t>
      </w:r>
      <w:r w:rsidR="008D156D" w:rsidRPr="00435915">
        <w:rPr>
          <w:rFonts w:cs="Arial"/>
          <w:color w:val="0D0D0D" w:themeColor="text1" w:themeTint="F2"/>
          <w:szCs w:val="24"/>
        </w:rPr>
        <w:t xml:space="preserve"> (INEP), 2025</w:t>
      </w:r>
      <w:r w:rsidRPr="00435915">
        <w:rPr>
          <w:rFonts w:cs="Arial"/>
          <w:color w:val="0D0D0D" w:themeColor="text1" w:themeTint="F2"/>
          <w:szCs w:val="24"/>
        </w:rPr>
        <w:t xml:space="preserve">), cada uma pontuada entre 0 e 200, totalizando um máximo de 1000 pontos.  </w:t>
      </w:r>
    </w:p>
    <w:p w14:paraId="692E8220" w14:textId="77777777" w:rsidR="00130777" w:rsidRPr="00435915" w:rsidRDefault="00130777" w:rsidP="00435915">
      <w:pPr>
        <w:spacing w:after="0"/>
        <w:ind w:firstLine="709"/>
        <w:rPr>
          <w:rFonts w:cs="Arial"/>
          <w:color w:val="0D0D0D" w:themeColor="text1" w:themeTint="F2"/>
          <w:szCs w:val="24"/>
        </w:rPr>
      </w:pPr>
    </w:p>
    <w:p w14:paraId="3842E8F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w:t>
      </w:r>
      <w:r w:rsidRPr="00435915">
        <w:rPr>
          <w:rFonts w:cs="Arial"/>
          <w:color w:val="0D0D0D" w:themeColor="text1" w:themeTint="F2"/>
          <w:szCs w:val="24"/>
        </w:rPr>
        <w:t xml:space="preserve"> Demonstrar domínio da modalidade escrita formal da língua portuguesa. </w:t>
      </w:r>
    </w:p>
    <w:p w14:paraId="79F0B97A" w14:textId="77777777" w:rsidR="00130777" w:rsidRPr="00435915" w:rsidRDefault="00130777" w:rsidP="00435915">
      <w:pPr>
        <w:spacing w:after="0"/>
        <w:ind w:firstLine="709"/>
        <w:rPr>
          <w:rFonts w:cs="Arial"/>
          <w:color w:val="0D0D0D" w:themeColor="text1" w:themeTint="F2"/>
          <w:szCs w:val="24"/>
        </w:rPr>
      </w:pPr>
    </w:p>
    <w:p w14:paraId="2308646C" w14:textId="4FBD29D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w:t>
      </w:r>
      <w:r w:rsidRPr="00435915">
        <w:rPr>
          <w:rFonts w:cs="Arial"/>
          <w:color w:val="0D0D0D" w:themeColor="text1" w:themeTint="F2"/>
          <w:szCs w:val="24"/>
        </w:rPr>
        <w:t xml:space="preserve"> Compreender a proposta de redação e aplicar conceitos das várias áreas de conhecimento para desenvolver o tema dentro dos limites estruturais do texto dissertativo-argumentativo em prosa.</w:t>
      </w:r>
    </w:p>
    <w:p w14:paraId="14015AAE" w14:textId="77777777" w:rsidR="00130777" w:rsidRPr="00435915" w:rsidRDefault="00130777" w:rsidP="00435915">
      <w:pPr>
        <w:spacing w:after="0"/>
        <w:ind w:firstLine="709"/>
        <w:rPr>
          <w:rFonts w:cs="Arial"/>
          <w:color w:val="0D0D0D" w:themeColor="text1" w:themeTint="F2"/>
          <w:szCs w:val="24"/>
        </w:rPr>
      </w:pPr>
    </w:p>
    <w:p w14:paraId="130077B7"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III:</w:t>
      </w:r>
      <w:r w:rsidRPr="00435915">
        <w:rPr>
          <w:rFonts w:cs="Arial"/>
          <w:color w:val="0D0D0D" w:themeColor="text1" w:themeTint="F2"/>
          <w:szCs w:val="24"/>
        </w:rPr>
        <w:t xml:space="preserve"> Selecionar, relacionar, organizar e interpretar informações, fatos, opiniões e argumentos em defesa de um ponto de vista. </w:t>
      </w:r>
    </w:p>
    <w:p w14:paraId="13FD6B4B" w14:textId="77777777" w:rsidR="00130777" w:rsidRPr="00435915" w:rsidRDefault="00130777" w:rsidP="00435915">
      <w:pPr>
        <w:spacing w:after="0"/>
        <w:ind w:firstLine="709"/>
        <w:rPr>
          <w:rFonts w:cs="Arial"/>
          <w:color w:val="0D0D0D" w:themeColor="text1" w:themeTint="F2"/>
          <w:szCs w:val="24"/>
        </w:rPr>
      </w:pPr>
    </w:p>
    <w:p w14:paraId="7C09DE7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IV:</w:t>
      </w:r>
      <w:r w:rsidRPr="00435915">
        <w:rPr>
          <w:rFonts w:cs="Arial"/>
          <w:color w:val="0D0D0D" w:themeColor="text1" w:themeTint="F2"/>
          <w:szCs w:val="24"/>
        </w:rPr>
        <w:t xml:space="preserve"> Demonstrar conhecimento dos mecanismos linguísticos necessários para a construção da argumentação. </w:t>
      </w:r>
    </w:p>
    <w:p w14:paraId="21A90467" w14:textId="77777777" w:rsidR="00130777" w:rsidRPr="00435915" w:rsidRDefault="00130777" w:rsidP="00435915">
      <w:pPr>
        <w:spacing w:after="0"/>
        <w:ind w:firstLine="709"/>
        <w:rPr>
          <w:rFonts w:cs="Arial"/>
          <w:color w:val="0D0D0D" w:themeColor="text1" w:themeTint="F2"/>
          <w:szCs w:val="24"/>
        </w:rPr>
      </w:pPr>
    </w:p>
    <w:p w14:paraId="0A967978" w14:textId="3357BCF1" w:rsidR="00130777"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V:</w:t>
      </w:r>
      <w:r w:rsidRPr="00435915">
        <w:rPr>
          <w:rFonts w:cs="Arial"/>
          <w:color w:val="0D0D0D" w:themeColor="text1" w:themeTint="F2"/>
          <w:szCs w:val="24"/>
        </w:rPr>
        <w:t xml:space="preserve"> Elaborar proposta de intervenção para o problema abordado, respeitando os direitos humanos. </w:t>
      </w:r>
    </w:p>
    <w:p w14:paraId="160B155F" w14:textId="2F8C04FF" w:rsidR="00321A6A" w:rsidRDefault="00321A6A" w:rsidP="00435915">
      <w:pPr>
        <w:spacing w:after="0"/>
        <w:ind w:firstLine="709"/>
        <w:rPr>
          <w:rFonts w:cs="Arial"/>
          <w:color w:val="0D0D0D" w:themeColor="text1" w:themeTint="F2"/>
          <w:szCs w:val="24"/>
        </w:rPr>
      </w:pPr>
      <w:r>
        <w:rPr>
          <w:rFonts w:cs="Arial"/>
          <w:color w:val="0D0D0D" w:themeColor="text1" w:themeTint="F2"/>
          <w:szCs w:val="24"/>
        </w:rPr>
        <w:br w:type="page"/>
      </w:r>
    </w:p>
    <w:p w14:paraId="32D12AE4" w14:textId="7110E0F5" w:rsidR="00130777" w:rsidRPr="00435915" w:rsidRDefault="000E5FF7" w:rsidP="000E5FF7">
      <w:pPr>
        <w:pStyle w:val="Ttulo3"/>
        <w:numPr>
          <w:ilvl w:val="0"/>
          <w:numId w:val="0"/>
        </w:numPr>
        <w:rPr>
          <w:b/>
          <w:bCs/>
          <w:color w:val="000000" w:themeColor="text1"/>
          <w:sz w:val="24"/>
          <w:szCs w:val="24"/>
        </w:rPr>
      </w:pPr>
      <w:bookmarkStart w:id="102" w:name="_Toc214634608"/>
      <w:bookmarkStart w:id="103" w:name="_Toc216250643"/>
      <w:r>
        <w:rPr>
          <w:b/>
          <w:bCs/>
          <w:color w:val="000000" w:themeColor="text1"/>
          <w:sz w:val="24"/>
          <w:szCs w:val="24"/>
        </w:rPr>
        <w:t xml:space="preserve">3.2.3 </w:t>
      </w:r>
      <w:r w:rsidR="00130777" w:rsidRPr="00435915">
        <w:rPr>
          <w:b/>
          <w:bCs/>
          <w:color w:val="000000" w:themeColor="text1"/>
          <w:sz w:val="24"/>
          <w:szCs w:val="24"/>
        </w:rPr>
        <w:t>Avaliadores</w:t>
      </w:r>
      <w:bookmarkEnd w:id="102"/>
      <w:bookmarkEnd w:id="103"/>
    </w:p>
    <w:p w14:paraId="1D9EC4D7" w14:textId="69CA7236"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Os avaliadores da redação são professores graduados em Letras ou Linguística, que corrigem os textos de maneira independente, sem acesso às notas atribuídas por outros corretores. Caso haja uma discrepância significativa entre as notas dadas pelos dois primeiros avaliadores, uma terceira correção é realizada por um supervisor. Essa metodologia busca garantir objetividade e justiça na avaliação, com notas variando de 0 a 1000 pontos, dependendo do desempenho do candidato em cada uma das cinco competências. A nota final do(a) participante será a média aritmética das notas totais atribuídas pelos(as) dois(duas) avaliadores(as). </w:t>
      </w:r>
      <w:r w:rsidR="00074A67" w:rsidRPr="00435915">
        <w:rPr>
          <w:rFonts w:cs="Arial"/>
          <w:color w:val="0D0D0D" w:themeColor="text1" w:themeTint="F2"/>
          <w:szCs w:val="24"/>
        </w:rPr>
        <w:t>(INEP, 2025)</w:t>
      </w:r>
    </w:p>
    <w:p w14:paraId="5AB7FD08" w14:textId="168C6BDE"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Em casos específicos, como fuga total ao tema, texto insuficiente, cópia dos textos motivadores, entre outros critérios estabelecidos pelo exame, a redação pode receber nota zero. </w:t>
      </w:r>
    </w:p>
    <w:p w14:paraId="448DC0C8" w14:textId="6C92991C" w:rsidR="00C01208" w:rsidRDefault="00130777" w:rsidP="00C01208">
      <w:pPr>
        <w:spacing w:after="0"/>
        <w:ind w:firstLine="709"/>
        <w:rPr>
          <w:rFonts w:cs="Arial"/>
          <w:color w:val="0D0D0D" w:themeColor="text1" w:themeTint="F2"/>
          <w:szCs w:val="24"/>
        </w:rPr>
      </w:pPr>
      <w:r w:rsidRPr="00435915">
        <w:rPr>
          <w:rFonts w:cs="Arial"/>
          <w:color w:val="0D0D0D" w:themeColor="text1" w:themeTint="F2"/>
          <w:szCs w:val="24"/>
        </w:rPr>
        <w:t>Portanto, os candidatos devem compreender o que é esperado em cada competência e se preparar adequadamente para cumprir todos os requisitos da redação do Enem.</w:t>
      </w:r>
      <w:r w:rsidR="00C01208">
        <w:rPr>
          <w:rFonts w:cs="Arial"/>
          <w:color w:val="0D0D0D" w:themeColor="text1" w:themeTint="F2"/>
          <w:szCs w:val="24"/>
        </w:rPr>
        <w:br w:type="page"/>
      </w:r>
    </w:p>
    <w:p w14:paraId="0C2E431C" w14:textId="6B9C3E85" w:rsidR="00A14A05" w:rsidRPr="00C01208" w:rsidRDefault="008F3085" w:rsidP="008F3085">
      <w:pPr>
        <w:pStyle w:val="Ttulo2"/>
        <w:numPr>
          <w:ilvl w:val="0"/>
          <w:numId w:val="0"/>
        </w:numPr>
        <w:rPr>
          <w:rFonts w:ascii="Arial" w:hAnsi="Arial" w:cs="Arial"/>
          <w:b/>
          <w:bCs/>
          <w:color w:val="0D0D0D" w:themeColor="text1" w:themeTint="F2"/>
          <w:sz w:val="24"/>
          <w:szCs w:val="24"/>
        </w:rPr>
      </w:pPr>
      <w:bookmarkStart w:id="104" w:name="_Toc214634609"/>
      <w:bookmarkStart w:id="105" w:name="_Toc216250644"/>
      <w:r>
        <w:rPr>
          <w:rFonts w:ascii="Arial" w:hAnsi="Arial" w:cs="Arial"/>
          <w:b/>
          <w:bCs/>
          <w:color w:val="0D0D0D" w:themeColor="text1" w:themeTint="F2"/>
          <w:sz w:val="24"/>
          <w:szCs w:val="24"/>
        </w:rPr>
        <w:t xml:space="preserve">3.3 </w:t>
      </w:r>
      <w:r w:rsidR="00676A07" w:rsidRPr="00C01208">
        <w:rPr>
          <w:rFonts w:ascii="Arial" w:hAnsi="Arial" w:cs="Arial"/>
          <w:b/>
          <w:bCs/>
          <w:color w:val="0D0D0D" w:themeColor="text1" w:themeTint="F2"/>
          <w:sz w:val="24"/>
          <w:szCs w:val="24"/>
        </w:rPr>
        <w:t>Inteligência</w:t>
      </w:r>
      <w:r w:rsidR="00A14A05" w:rsidRPr="00C01208">
        <w:rPr>
          <w:rFonts w:ascii="Arial" w:hAnsi="Arial" w:cs="Arial"/>
          <w:b/>
          <w:bCs/>
          <w:color w:val="0D0D0D" w:themeColor="text1" w:themeTint="F2"/>
          <w:sz w:val="24"/>
          <w:szCs w:val="24"/>
        </w:rPr>
        <w:t xml:space="preserve"> Artificial Generativa</w:t>
      </w:r>
      <w:bookmarkEnd w:id="104"/>
      <w:bookmarkEnd w:id="105"/>
    </w:p>
    <w:p w14:paraId="01C396A2" w14:textId="2412ECD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a evolução dos modelos de linguagem a Inteligência Artificial (IA) generativa vem crescendo muito com automações, produção de conteúdos multimodais (Textos, músicas, vídeos, imagens etc.).</w:t>
      </w:r>
      <w:r w:rsidR="00EF5C14" w:rsidRPr="00C01208">
        <w:rPr>
          <w:rFonts w:cs="Arial"/>
          <w:color w:val="0D0D0D" w:themeColor="text1" w:themeTint="F2"/>
          <w:szCs w:val="24"/>
        </w:rPr>
        <w:t xml:space="preserve">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apud</w:t>
      </w:r>
      <w:r w:rsidR="00A551D6" w:rsidRPr="00C01208">
        <w:rPr>
          <w:rFonts w:cs="Arial"/>
          <w:color w:val="0D0D0D" w:themeColor="text1" w:themeTint="F2"/>
          <w:szCs w:val="24"/>
        </w:rPr>
        <w:t xml:space="preserve"> </w:t>
      </w:r>
      <w:r w:rsidR="00C01208" w:rsidRPr="00C01208">
        <w:rPr>
          <w:rFonts w:cs="Arial"/>
          <w:color w:val="0D0D0D" w:themeColor="text1" w:themeTint="F2"/>
          <w:szCs w:val="24"/>
        </w:rPr>
        <w:t>LOIOLA</w:t>
      </w:r>
      <w:r w:rsidR="00EF5C14"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00EF5C14" w:rsidRPr="00C01208">
        <w:rPr>
          <w:rFonts w:cs="Arial"/>
          <w:color w:val="0D0D0D" w:themeColor="text1" w:themeTint="F2"/>
          <w:szCs w:val="24"/>
        </w:rPr>
        <w:t>et al., 2024)</w:t>
      </w:r>
    </w:p>
    <w:p w14:paraId="6E64BBA6" w14:textId="051552CC"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esses avanços a IA generativa demonstra a capacidade em compreender e produzir respostas que simulam a linguagem humana com alta precisão conseguindo gerar informações a partir de uns padrões extraídos de grande volume de dados.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LOIOLA</w:t>
      </w:r>
      <w:r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Pr="00C01208">
        <w:rPr>
          <w:rFonts w:cs="Arial"/>
          <w:color w:val="0D0D0D" w:themeColor="text1" w:themeTint="F2"/>
          <w:szCs w:val="24"/>
        </w:rPr>
        <w:t>et al., 2024)</w:t>
      </w:r>
    </w:p>
    <w:p w14:paraId="4B1FBC97" w14:textId="1E16094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Seu funcionamento baseia-se em modelos treinados com técnicas de aprendizado profundo, especialmente redes neurais transformadoras, que permitem gerar respostas coerentes e contextualizadas conforme as entradas fornecidas pelos usuários.</w:t>
      </w:r>
    </w:p>
    <w:p w14:paraId="3B363B77" w14:textId="4E6F4A07" w:rsidR="008A7F30" w:rsidRPr="00C01208" w:rsidRDefault="008A7F30" w:rsidP="00CC06D3">
      <w:pPr>
        <w:spacing w:after="0"/>
        <w:ind w:firstLine="709"/>
        <w:rPr>
          <w:rFonts w:cs="Arial"/>
          <w:color w:val="0D0D0D" w:themeColor="text1" w:themeTint="F2"/>
          <w:szCs w:val="24"/>
        </w:rPr>
      </w:pPr>
      <w:r w:rsidRPr="00C01208">
        <w:rPr>
          <w:rFonts w:cs="Arial"/>
          <w:color w:val="0D0D0D" w:themeColor="text1" w:themeTint="F2"/>
          <w:szCs w:val="24"/>
        </w:rPr>
        <w:t xml:space="preserve">Por exemplo, ao receber um prompt como </w:t>
      </w:r>
      <w:r w:rsidR="00B2799B" w:rsidRPr="00C01208">
        <w:rPr>
          <w:rFonts w:cs="Arial"/>
          <w:color w:val="0D0D0D" w:themeColor="text1" w:themeTint="F2"/>
          <w:szCs w:val="24"/>
        </w:rPr>
        <w:t xml:space="preserve">“O que é gravidade?”, o </w:t>
      </w:r>
      <w:r w:rsidRPr="00C01208">
        <w:rPr>
          <w:rFonts w:cs="Arial"/>
          <w:color w:val="0D0D0D" w:themeColor="text1" w:themeTint="F2"/>
          <w:szCs w:val="24"/>
        </w:rPr>
        <w:t>modelo</w:t>
      </w:r>
      <w:r w:rsidR="00B2799B" w:rsidRPr="00C01208">
        <w:rPr>
          <w:rFonts w:cs="Arial"/>
          <w:color w:val="0D0D0D" w:themeColor="text1" w:themeTint="F2"/>
          <w:szCs w:val="24"/>
        </w:rPr>
        <w:t xml:space="preserve"> estrutura uma resposta</w:t>
      </w:r>
      <w:r w:rsidRPr="00C01208">
        <w:rPr>
          <w:rFonts w:cs="Arial"/>
          <w:color w:val="0D0D0D" w:themeColor="text1" w:themeTint="F2"/>
          <w:szCs w:val="24"/>
        </w:rPr>
        <w:t xml:space="preserve"> simples e clara, se ajustando c</w:t>
      </w:r>
      <w:r w:rsidR="00B2799B" w:rsidRPr="00C01208">
        <w:rPr>
          <w:rFonts w:cs="Arial"/>
          <w:color w:val="0D0D0D" w:themeColor="text1" w:themeTint="F2"/>
          <w:szCs w:val="24"/>
        </w:rPr>
        <w:t xml:space="preserve">om base no </w:t>
      </w:r>
      <w:r w:rsidRPr="00C01208">
        <w:rPr>
          <w:rFonts w:cs="Arial"/>
          <w:color w:val="0D0D0D" w:themeColor="text1" w:themeTint="F2"/>
          <w:szCs w:val="24"/>
        </w:rPr>
        <w:t>conhecimento</w:t>
      </w:r>
      <w:r w:rsidR="00B2799B" w:rsidRPr="00C01208">
        <w:rPr>
          <w:rFonts w:cs="Arial"/>
          <w:color w:val="0D0D0D" w:themeColor="text1" w:themeTint="F2"/>
          <w:szCs w:val="24"/>
        </w:rPr>
        <w:t xml:space="preserve"> armazenado sobre o </w:t>
      </w:r>
      <w:r w:rsidRPr="00C01208">
        <w:rPr>
          <w:rFonts w:cs="Arial"/>
          <w:color w:val="0D0D0D" w:themeColor="text1" w:themeTint="F2"/>
          <w:szCs w:val="24"/>
        </w:rPr>
        <w:t>usuário. Através de um estudo linguístico com estrutura e uso de linguagem onde a IA aplica mecanismos de comunicação de modo que o modelo treinado com gramática, semântica e pragmática, produz um texto de forma natural e ajustável ao contexto.</w:t>
      </w:r>
      <w:r w:rsidR="00A551D6" w:rsidRPr="00C01208">
        <w:rPr>
          <w:rFonts w:cs="Arial"/>
          <w:color w:val="0D0D0D" w:themeColor="text1" w:themeTint="F2"/>
          <w:szCs w:val="24"/>
        </w:rPr>
        <w:t xml:space="preserve"> (SACHETE et al, 2025)</w:t>
      </w:r>
    </w:p>
    <w:p w14:paraId="61820B91" w14:textId="1E77C8D5"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Os modelos de linguagem aprendem padrões sendo capaz de formular enunciados, em que o modelo reescreve frases seguindo normas sintáticas, semânticas e respeitando regras estruturais, ou na geração de resumos automáticos, que exigem a compreensão dos pontos essenciais de um texto, conseguindo analisar as relações e significados nas sequências de palavras.</w:t>
      </w:r>
    </w:p>
    <w:p w14:paraId="1E8EC9D0" w14:textId="7460687F"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 exemplo, ao receber a frase “O banco está fechado”, o sistema analisa o contexto para diferenciar entre um banco financeiro e um banco de praça. Essa habilidade se baseia no aprendizado extraído de vastos corpora textuais, permitindo que os modelos identifiquem padrões e reproduzam construções linguísticas de maneira natural.</w:t>
      </w:r>
      <w:r w:rsidR="00A551D6" w:rsidRPr="00C01208">
        <w:rPr>
          <w:rFonts w:cs="Arial"/>
          <w:color w:val="0D0D0D" w:themeColor="text1" w:themeTint="F2"/>
          <w:szCs w:val="24"/>
        </w:rPr>
        <w:t xml:space="preserve"> (SACHETE et al, 2025)</w:t>
      </w:r>
    </w:p>
    <w:p w14:paraId="16FE91E6" w14:textId="3195B72A"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A IA generativa se aproxima da pragmática ao considerar o contexto comunicativo. Dependendo do tom e da intenção do usuário, a resposta pode ser objetiva, detalhada, formal ou coloquial. Essa flexibilidade se deve ao uso de prompts, que orientam a produção textual e permitem personalização conforme o público-alvo e a finalidade comunicativa. Por exemplo, um mesmo pedido pode gerar um relatório técnico, um artigo acadêmico ou uma explicação simplificada, demonstrando a capacidade adaptativa do modelo.</w:t>
      </w:r>
    </w:p>
    <w:p w14:paraId="3F9991E7" w14:textId="57A096CE"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Portanto, ao aliar conhecimento linguístico à modelagem algorítmica, a IA generativa não apenas amplia as possibilidades de comunicação, mas também redefine a interação entre humanos e máquinas. Seu impacto já é visível em áreas como a automação de atendimento, a criação de conteúdos personalizados e a adaptação de materiais educacionais para diferentes públicos.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SILVA</w:t>
      </w:r>
      <w:r w:rsidRPr="00C01208">
        <w:rPr>
          <w:rFonts w:cs="Arial"/>
          <w:color w:val="0D0D0D" w:themeColor="text1" w:themeTint="F2"/>
          <w:szCs w:val="24"/>
        </w:rPr>
        <w:t>, 2024)</w:t>
      </w:r>
    </w:p>
    <w:p w14:paraId="3416D8CF" w14:textId="54C39C84" w:rsidR="00B049C4" w:rsidRDefault="00B2799B" w:rsidP="00B049C4">
      <w:pPr>
        <w:spacing w:after="0"/>
        <w:ind w:firstLine="709"/>
        <w:rPr>
          <w:rFonts w:cs="Arial"/>
          <w:color w:val="0D0D0D" w:themeColor="text1" w:themeTint="F2"/>
          <w:szCs w:val="24"/>
        </w:rPr>
      </w:pPr>
      <w:r w:rsidRPr="00C01208">
        <w:rPr>
          <w:rFonts w:cs="Arial"/>
          <w:color w:val="0D0D0D" w:themeColor="text1" w:themeTint="F2"/>
          <w:szCs w:val="24"/>
        </w:rPr>
        <w:t>Seja na produção de textos, na geração de imagens ou na simulação de diálogos humanizados, essa tecnologia evidencia sua versatilidade e potencial transformador na sociedade.</w:t>
      </w:r>
      <w:r w:rsidR="00B049C4">
        <w:rPr>
          <w:rFonts w:cs="Arial"/>
          <w:color w:val="0D0D0D" w:themeColor="text1" w:themeTint="F2"/>
          <w:szCs w:val="24"/>
        </w:rPr>
        <w:br w:type="page"/>
      </w:r>
    </w:p>
    <w:p w14:paraId="15A50741" w14:textId="71717CD0" w:rsidR="00FE5A18" w:rsidRPr="00C01208" w:rsidRDefault="007209F2" w:rsidP="007209F2">
      <w:pPr>
        <w:pStyle w:val="Ttulo2"/>
        <w:numPr>
          <w:ilvl w:val="0"/>
          <w:numId w:val="0"/>
        </w:numPr>
        <w:rPr>
          <w:rFonts w:ascii="Arial" w:hAnsi="Arial" w:cs="Arial"/>
          <w:b/>
          <w:bCs/>
          <w:color w:val="0D0D0D" w:themeColor="text1" w:themeTint="F2"/>
          <w:sz w:val="24"/>
          <w:szCs w:val="24"/>
        </w:rPr>
      </w:pPr>
      <w:bookmarkStart w:id="106" w:name="_Toc214634610"/>
      <w:bookmarkStart w:id="107" w:name="_Toc216250645"/>
      <w:r>
        <w:rPr>
          <w:rFonts w:ascii="Arial" w:hAnsi="Arial" w:cs="Arial"/>
          <w:b/>
          <w:bCs/>
          <w:color w:val="0D0D0D" w:themeColor="text1" w:themeTint="F2"/>
          <w:sz w:val="24"/>
          <w:szCs w:val="24"/>
        </w:rPr>
        <w:t xml:space="preserve">3.4 </w:t>
      </w:r>
      <w:r w:rsidR="00676A07" w:rsidRPr="00C01208">
        <w:rPr>
          <w:rFonts w:ascii="Arial" w:hAnsi="Arial" w:cs="Arial"/>
          <w:b/>
          <w:bCs/>
          <w:color w:val="0D0D0D" w:themeColor="text1" w:themeTint="F2"/>
          <w:sz w:val="24"/>
          <w:szCs w:val="24"/>
        </w:rPr>
        <w:t>Inteligência</w:t>
      </w:r>
      <w:r w:rsidR="00FE5A18" w:rsidRPr="00C01208">
        <w:rPr>
          <w:rFonts w:ascii="Arial" w:hAnsi="Arial" w:cs="Arial"/>
          <w:b/>
          <w:bCs/>
          <w:color w:val="0D0D0D" w:themeColor="text1" w:themeTint="F2"/>
          <w:sz w:val="24"/>
          <w:szCs w:val="24"/>
        </w:rPr>
        <w:t xml:space="preserve"> Artificial na Educação</w:t>
      </w:r>
      <w:bookmarkEnd w:id="106"/>
      <w:bookmarkEnd w:id="107"/>
    </w:p>
    <w:p w14:paraId="3A83D085" w14:textId="4324575C" w:rsidR="00FE5A18" w:rsidRPr="00C01208" w:rsidRDefault="00FE5A18" w:rsidP="00C01208">
      <w:pPr>
        <w:spacing w:after="0"/>
        <w:ind w:firstLine="709"/>
        <w:rPr>
          <w:rFonts w:cs="Arial"/>
          <w:color w:val="0D0D0D" w:themeColor="text1" w:themeTint="F2"/>
          <w:szCs w:val="24"/>
        </w:rPr>
      </w:pPr>
      <w:r w:rsidRPr="00C01208">
        <w:rPr>
          <w:rFonts w:cs="Arial"/>
          <w:color w:val="0D0D0D" w:themeColor="text1" w:themeTint="F2"/>
          <w:szCs w:val="24"/>
        </w:rPr>
        <w:t xml:space="preserve">A inteligência Artificial vem sendo utilizada na educação de forma </w:t>
      </w:r>
      <w:r w:rsidR="00B2799B" w:rsidRPr="00C01208">
        <w:rPr>
          <w:rFonts w:cs="Arial"/>
          <w:color w:val="0D0D0D" w:themeColor="text1" w:themeTint="F2"/>
          <w:szCs w:val="24"/>
        </w:rPr>
        <w:t>promissora</w:t>
      </w:r>
      <w:r w:rsidRPr="00C01208">
        <w:rPr>
          <w:rFonts w:cs="Arial"/>
          <w:color w:val="0D0D0D" w:themeColor="text1" w:themeTint="F2"/>
          <w:szCs w:val="24"/>
        </w:rPr>
        <w:t>, um estudo realizado por (BARBOSA, 2023) destaca quatro principais benefícios da IA no processo educacional:</w:t>
      </w:r>
    </w:p>
    <w:p w14:paraId="6DE346FF" w14:textId="77777777" w:rsidR="00FE5A18" w:rsidRPr="00C01208" w:rsidRDefault="00FE5A18" w:rsidP="00C01208">
      <w:pPr>
        <w:spacing w:after="0"/>
        <w:ind w:firstLine="709"/>
        <w:rPr>
          <w:rFonts w:cs="Arial"/>
          <w:color w:val="0D0D0D" w:themeColor="text1" w:themeTint="F2"/>
          <w:szCs w:val="24"/>
        </w:rPr>
      </w:pPr>
    </w:p>
    <w:p w14:paraId="28CD21BF" w14:textId="40DB6EAE" w:rsidR="00FE5A18" w:rsidRPr="00C01208" w:rsidRDefault="00FE5A18" w:rsidP="00C01208">
      <w:pPr>
        <w:spacing w:after="0"/>
        <w:ind w:firstLine="709"/>
        <w:rPr>
          <w:rFonts w:cs="Arial"/>
          <w:color w:val="0D0D0D" w:themeColor="text1" w:themeTint="F2"/>
          <w:szCs w:val="24"/>
        </w:rPr>
      </w:pPr>
      <w:r w:rsidRPr="00C01208">
        <w:rPr>
          <w:rFonts w:cs="Arial"/>
          <w:b/>
          <w:bCs/>
          <w:color w:val="0D0D0D" w:themeColor="text1" w:themeTint="F2"/>
          <w:szCs w:val="24"/>
        </w:rPr>
        <w:t>Ensino personalizado –</w:t>
      </w:r>
      <w:r w:rsidRPr="00C01208">
        <w:rPr>
          <w:rFonts w:cs="Arial"/>
          <w:color w:val="0D0D0D" w:themeColor="text1" w:themeTint="F2"/>
          <w:szCs w:val="24"/>
        </w:rPr>
        <w:t xml:space="preserve"> A IA permite adaptar o ensino às necessidades de cada</w:t>
      </w:r>
      <w:r w:rsidR="00C01208">
        <w:rPr>
          <w:rFonts w:cs="Arial"/>
          <w:color w:val="0D0D0D" w:themeColor="text1" w:themeTint="F2"/>
          <w:szCs w:val="24"/>
        </w:rPr>
        <w:t xml:space="preserve"> </w:t>
      </w:r>
      <w:r w:rsidRPr="00C01208">
        <w:rPr>
          <w:rFonts w:cs="Arial"/>
          <w:color w:val="0D0D0D" w:themeColor="text1" w:themeTint="F2"/>
          <w:szCs w:val="24"/>
        </w:rPr>
        <w:t>aluno. Analisando dados, os sistemas inteligentes identificam o ritmo, as</w:t>
      </w:r>
      <w:r w:rsidR="00C01208">
        <w:rPr>
          <w:rFonts w:cs="Arial"/>
          <w:color w:val="0D0D0D" w:themeColor="text1" w:themeTint="F2"/>
          <w:szCs w:val="24"/>
        </w:rPr>
        <w:t xml:space="preserve"> </w:t>
      </w:r>
      <w:r w:rsidRPr="00C01208">
        <w:rPr>
          <w:rFonts w:cs="Arial"/>
          <w:color w:val="0D0D0D" w:themeColor="text1" w:themeTint="F2"/>
          <w:szCs w:val="24"/>
        </w:rPr>
        <w:t>dificuldades e os interesses dos estudantes, oferecendo conteúdos personalizados</w:t>
      </w:r>
      <w:r w:rsidR="00C01208">
        <w:rPr>
          <w:rFonts w:cs="Arial"/>
          <w:color w:val="0D0D0D" w:themeColor="text1" w:themeTint="F2"/>
          <w:szCs w:val="24"/>
        </w:rPr>
        <w:t xml:space="preserve"> </w:t>
      </w:r>
      <w:r w:rsidRPr="00C01208">
        <w:rPr>
          <w:rFonts w:cs="Arial"/>
          <w:color w:val="0D0D0D" w:themeColor="text1" w:themeTint="F2"/>
          <w:szCs w:val="24"/>
        </w:rPr>
        <w:t>e promovendo uma aprendizagem mais eficaz e inclusiva.</w:t>
      </w:r>
    </w:p>
    <w:p w14:paraId="609468A9" w14:textId="77777777" w:rsidR="00FE5A18" w:rsidRPr="00C01208" w:rsidRDefault="00FE5A18" w:rsidP="00C01208">
      <w:pPr>
        <w:spacing w:after="0"/>
        <w:ind w:firstLine="709"/>
        <w:rPr>
          <w:rFonts w:cs="Arial"/>
          <w:color w:val="0D0D0D" w:themeColor="text1" w:themeTint="F2"/>
          <w:szCs w:val="24"/>
        </w:rPr>
      </w:pPr>
    </w:p>
    <w:p w14:paraId="32BEB2A3" w14:textId="6A2003FF"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Apoio aos professores –</w:t>
      </w:r>
      <w:r w:rsidRPr="00C01208">
        <w:rPr>
          <w:rFonts w:cs="Arial"/>
          <w:color w:val="0D0D0D" w:themeColor="text1" w:themeTint="F2"/>
          <w:szCs w:val="24"/>
        </w:rPr>
        <w:t xml:space="preserve"> A tecnologia ajuda os professores ao automatizar tarefas</w:t>
      </w:r>
      <w:r w:rsidR="00B049C4">
        <w:rPr>
          <w:rFonts w:cs="Arial"/>
          <w:color w:val="0D0D0D" w:themeColor="text1" w:themeTint="F2"/>
          <w:szCs w:val="24"/>
        </w:rPr>
        <w:t xml:space="preserve"> </w:t>
      </w:r>
      <w:r w:rsidRPr="00C01208">
        <w:rPr>
          <w:rFonts w:cs="Arial"/>
          <w:color w:val="0D0D0D" w:themeColor="text1" w:themeTint="F2"/>
          <w:szCs w:val="24"/>
        </w:rPr>
        <w:t>repetitivas, como correção de provas, organização de notas e acompanhamento</w:t>
      </w:r>
      <w:r w:rsidR="00B049C4">
        <w:rPr>
          <w:rFonts w:cs="Arial"/>
          <w:color w:val="0D0D0D" w:themeColor="text1" w:themeTint="F2"/>
          <w:szCs w:val="24"/>
        </w:rPr>
        <w:t xml:space="preserve"> </w:t>
      </w:r>
      <w:r w:rsidRPr="00C01208">
        <w:rPr>
          <w:rFonts w:cs="Arial"/>
          <w:color w:val="0D0D0D" w:themeColor="text1" w:themeTint="F2"/>
          <w:szCs w:val="24"/>
        </w:rPr>
        <w:t>do desempenho. Assim, o professor ganha mais tempo para planejar aulas,</w:t>
      </w:r>
      <w:r w:rsidR="00B049C4">
        <w:rPr>
          <w:rFonts w:cs="Arial"/>
          <w:color w:val="0D0D0D" w:themeColor="text1" w:themeTint="F2"/>
          <w:szCs w:val="24"/>
        </w:rPr>
        <w:t xml:space="preserve"> </w:t>
      </w:r>
      <w:r w:rsidRPr="00C01208">
        <w:rPr>
          <w:rFonts w:cs="Arial"/>
          <w:color w:val="0D0D0D" w:themeColor="text1" w:themeTint="F2"/>
          <w:szCs w:val="24"/>
        </w:rPr>
        <w:t>atender alunos individualmente e focar na mediação do conhecimento. A IA não</w:t>
      </w:r>
      <w:r w:rsidR="00B049C4">
        <w:rPr>
          <w:rFonts w:cs="Arial"/>
          <w:color w:val="0D0D0D" w:themeColor="text1" w:themeTint="F2"/>
          <w:szCs w:val="24"/>
        </w:rPr>
        <w:t xml:space="preserve"> </w:t>
      </w:r>
      <w:r w:rsidRPr="00C01208">
        <w:rPr>
          <w:rFonts w:cs="Arial"/>
          <w:color w:val="0D0D0D" w:themeColor="text1" w:themeTint="F2"/>
          <w:szCs w:val="24"/>
        </w:rPr>
        <w:t>substitui o professor, mas potencializa seu trabalho</w:t>
      </w:r>
    </w:p>
    <w:p w14:paraId="58D7D7F4" w14:textId="77777777" w:rsidR="00FE5A18" w:rsidRPr="00C01208" w:rsidRDefault="00FE5A18" w:rsidP="00C01208">
      <w:pPr>
        <w:spacing w:after="0"/>
        <w:ind w:firstLine="709"/>
        <w:rPr>
          <w:rFonts w:cs="Arial"/>
          <w:color w:val="0D0D0D" w:themeColor="text1" w:themeTint="F2"/>
          <w:szCs w:val="24"/>
        </w:rPr>
      </w:pPr>
    </w:p>
    <w:p w14:paraId="368BAD17" w14:textId="26A6D9A6"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 xml:space="preserve">Maior engajamento – </w:t>
      </w:r>
      <w:r w:rsidRPr="00C01208">
        <w:rPr>
          <w:rFonts w:cs="Arial"/>
          <w:color w:val="0D0D0D" w:themeColor="text1" w:themeTint="F2"/>
          <w:szCs w:val="24"/>
        </w:rPr>
        <w:t>Ferramentas como tutores virtuais, jogos educativos,</w:t>
      </w:r>
      <w:r w:rsidR="00B049C4">
        <w:rPr>
          <w:rFonts w:cs="Arial"/>
          <w:color w:val="0D0D0D" w:themeColor="text1" w:themeTint="F2"/>
          <w:szCs w:val="24"/>
        </w:rPr>
        <w:t xml:space="preserve"> </w:t>
      </w:r>
      <w:r w:rsidRPr="00C01208">
        <w:rPr>
          <w:rFonts w:cs="Arial"/>
          <w:color w:val="0D0D0D" w:themeColor="text1" w:themeTint="F2"/>
          <w:szCs w:val="24"/>
        </w:rPr>
        <w:t>realidade aumentada e plataformas adaptativas tornam as aulas mais</w:t>
      </w:r>
      <w:r w:rsidR="00B049C4">
        <w:rPr>
          <w:rFonts w:cs="Arial"/>
          <w:color w:val="0D0D0D" w:themeColor="text1" w:themeTint="F2"/>
          <w:szCs w:val="24"/>
        </w:rPr>
        <w:t xml:space="preserve"> </w:t>
      </w:r>
      <w:r w:rsidRPr="00C01208">
        <w:rPr>
          <w:rFonts w:cs="Arial"/>
          <w:color w:val="0D0D0D" w:themeColor="text1" w:themeTint="F2"/>
          <w:szCs w:val="24"/>
        </w:rPr>
        <w:t>interessantes e dinâmicas. Essas tecnologias aumentam o envolvimento dos</w:t>
      </w:r>
      <w:r w:rsidR="00B049C4">
        <w:rPr>
          <w:rFonts w:cs="Arial"/>
          <w:color w:val="0D0D0D" w:themeColor="text1" w:themeTint="F2"/>
          <w:szCs w:val="24"/>
        </w:rPr>
        <w:t xml:space="preserve"> </w:t>
      </w:r>
      <w:r w:rsidRPr="00C01208">
        <w:rPr>
          <w:rFonts w:cs="Arial"/>
          <w:color w:val="0D0D0D" w:themeColor="text1" w:themeTint="F2"/>
          <w:szCs w:val="24"/>
        </w:rPr>
        <w:t>alunos e ajudam no desenvolvimento de habilidades como criatividade,</w:t>
      </w:r>
      <w:r w:rsidR="00B049C4">
        <w:rPr>
          <w:rFonts w:cs="Arial"/>
          <w:color w:val="0D0D0D" w:themeColor="text1" w:themeTint="F2"/>
          <w:szCs w:val="24"/>
        </w:rPr>
        <w:t xml:space="preserve"> </w:t>
      </w:r>
      <w:r w:rsidRPr="00C01208">
        <w:rPr>
          <w:rFonts w:cs="Arial"/>
          <w:color w:val="0D0D0D" w:themeColor="text1" w:themeTint="F2"/>
          <w:szCs w:val="24"/>
        </w:rPr>
        <w:t>pensamento crítico e resolução de problemas.</w:t>
      </w:r>
    </w:p>
    <w:p w14:paraId="277C1F47" w14:textId="77777777" w:rsidR="00FE5A18" w:rsidRPr="00C01208" w:rsidRDefault="00FE5A18" w:rsidP="00C01208">
      <w:pPr>
        <w:spacing w:after="0"/>
        <w:ind w:firstLine="709"/>
        <w:rPr>
          <w:rFonts w:cs="Arial"/>
          <w:color w:val="0D0D0D" w:themeColor="text1" w:themeTint="F2"/>
          <w:szCs w:val="24"/>
        </w:rPr>
      </w:pPr>
    </w:p>
    <w:p w14:paraId="390876B0" w14:textId="49671B6E"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Desenvolvimento de competências digitais –</w:t>
      </w:r>
      <w:r w:rsidRPr="00C01208">
        <w:rPr>
          <w:rFonts w:cs="Arial"/>
          <w:color w:val="0D0D0D" w:themeColor="text1" w:themeTint="F2"/>
          <w:szCs w:val="24"/>
        </w:rPr>
        <w:t xml:space="preserve"> O uso de ferramentas baseadas em</w:t>
      </w:r>
      <w:r w:rsidR="00B049C4">
        <w:rPr>
          <w:rFonts w:cs="Arial"/>
          <w:color w:val="0D0D0D" w:themeColor="text1" w:themeTint="F2"/>
          <w:szCs w:val="24"/>
        </w:rPr>
        <w:t xml:space="preserve"> </w:t>
      </w:r>
      <w:r w:rsidRPr="00C01208">
        <w:rPr>
          <w:rFonts w:cs="Arial"/>
          <w:color w:val="0D0D0D" w:themeColor="text1" w:themeTint="F2"/>
          <w:szCs w:val="24"/>
        </w:rPr>
        <w:t>IA contribui para que os alunos desenvolvam competências digitais essenciais no</w:t>
      </w:r>
      <w:r w:rsidR="00B049C4">
        <w:rPr>
          <w:rFonts w:cs="Arial"/>
          <w:color w:val="0D0D0D" w:themeColor="text1" w:themeTint="F2"/>
          <w:szCs w:val="24"/>
        </w:rPr>
        <w:t xml:space="preserve"> </w:t>
      </w:r>
      <w:r w:rsidRPr="00C01208">
        <w:rPr>
          <w:rFonts w:cs="Arial"/>
          <w:color w:val="0D0D0D" w:themeColor="text1" w:themeTint="F2"/>
          <w:szCs w:val="24"/>
        </w:rPr>
        <w:t>século XXI, como o letramento digital, a autonomia tecnológica e a capacidade de</w:t>
      </w:r>
      <w:r w:rsidR="00B049C4">
        <w:rPr>
          <w:rFonts w:cs="Arial"/>
          <w:color w:val="0D0D0D" w:themeColor="text1" w:themeTint="F2"/>
          <w:szCs w:val="24"/>
        </w:rPr>
        <w:t xml:space="preserve"> </w:t>
      </w:r>
      <w:r w:rsidRPr="00C01208">
        <w:rPr>
          <w:rFonts w:cs="Arial"/>
          <w:color w:val="0D0D0D" w:themeColor="text1" w:themeTint="F2"/>
          <w:szCs w:val="24"/>
        </w:rPr>
        <w:t>lidar com informações complexas. Essas habilidades são cada vez mais</w:t>
      </w:r>
      <w:r w:rsidR="00B049C4">
        <w:rPr>
          <w:rFonts w:cs="Arial"/>
          <w:color w:val="0D0D0D" w:themeColor="text1" w:themeTint="F2"/>
          <w:szCs w:val="24"/>
        </w:rPr>
        <w:t xml:space="preserve"> </w:t>
      </w:r>
      <w:r w:rsidRPr="00C01208">
        <w:rPr>
          <w:rFonts w:cs="Arial"/>
          <w:color w:val="0D0D0D" w:themeColor="text1" w:themeTint="F2"/>
          <w:szCs w:val="24"/>
        </w:rPr>
        <w:t>valorizadas na vida profissional e pessoal.</w:t>
      </w:r>
    </w:p>
    <w:p w14:paraId="3BA41488" w14:textId="1B2FED6E" w:rsidR="00321A6A" w:rsidRDefault="00321A6A" w:rsidP="00FE5A18">
      <w:pPr>
        <w:spacing w:after="0" w:line="240" w:lineRule="auto"/>
        <w:contextualSpacing/>
        <w:jc w:val="left"/>
      </w:pPr>
      <w:r>
        <w:br w:type="page"/>
      </w:r>
    </w:p>
    <w:p w14:paraId="20B48AF0" w14:textId="49CE2BEB" w:rsidR="00FE5A18" w:rsidRPr="00B049C4" w:rsidRDefault="007209F2" w:rsidP="007209F2">
      <w:pPr>
        <w:pStyle w:val="Ttulo3"/>
        <w:numPr>
          <w:ilvl w:val="0"/>
          <w:numId w:val="0"/>
        </w:numPr>
        <w:rPr>
          <w:b/>
          <w:bCs/>
          <w:color w:val="000000" w:themeColor="text1"/>
          <w:sz w:val="24"/>
          <w:szCs w:val="24"/>
        </w:rPr>
      </w:pPr>
      <w:bookmarkStart w:id="108" w:name="_Toc214634611"/>
      <w:bookmarkStart w:id="109" w:name="_Toc216250646"/>
      <w:r>
        <w:rPr>
          <w:b/>
          <w:bCs/>
          <w:color w:val="000000" w:themeColor="text1"/>
          <w:sz w:val="24"/>
          <w:szCs w:val="24"/>
        </w:rPr>
        <w:t xml:space="preserve">3.4.1 </w:t>
      </w:r>
      <w:r w:rsidR="00FE5A18" w:rsidRPr="00B049C4">
        <w:rPr>
          <w:b/>
          <w:bCs/>
          <w:color w:val="000000" w:themeColor="text1"/>
          <w:sz w:val="24"/>
          <w:szCs w:val="24"/>
        </w:rPr>
        <w:t>Desafios</w:t>
      </w:r>
      <w:bookmarkEnd w:id="108"/>
      <w:bookmarkEnd w:id="109"/>
    </w:p>
    <w:p w14:paraId="4942D162" w14:textId="77777777" w:rsidR="00FE5A18" w:rsidRPr="00B049C4"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Mesmo com todos os benefícios, o uso da IA na educação ainda enfrenta</w:t>
      </w:r>
    </w:p>
    <w:p w14:paraId="23677F49" w14:textId="77777777" w:rsidR="00FE5A18"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desafios importantes. Entre eles estão:</w:t>
      </w:r>
    </w:p>
    <w:p w14:paraId="7F758126" w14:textId="77777777" w:rsidR="00B049C4" w:rsidRPr="00B049C4" w:rsidRDefault="00B049C4" w:rsidP="00B049C4">
      <w:pPr>
        <w:spacing w:after="0"/>
        <w:ind w:firstLine="709"/>
        <w:rPr>
          <w:rFonts w:cs="Arial"/>
          <w:color w:val="0D0D0D" w:themeColor="text1" w:themeTint="F2"/>
          <w:szCs w:val="24"/>
        </w:rPr>
      </w:pPr>
    </w:p>
    <w:p w14:paraId="4C0ACBBC" w14:textId="6E07480B"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Formação dos professores:</w:t>
      </w:r>
      <w:r w:rsidRPr="00B049C4">
        <w:rPr>
          <w:rFonts w:cs="Arial"/>
          <w:color w:val="0D0D0D" w:themeColor="text1" w:themeTint="F2"/>
          <w:szCs w:val="24"/>
        </w:rPr>
        <w:t xml:space="preserve"> muitos ainda não têm preparo suficiente para usar a IA</w:t>
      </w:r>
      <w:r w:rsidR="00B049C4">
        <w:rPr>
          <w:rFonts w:cs="Arial"/>
          <w:color w:val="0D0D0D" w:themeColor="text1" w:themeTint="F2"/>
          <w:szCs w:val="24"/>
        </w:rPr>
        <w:t xml:space="preserve"> </w:t>
      </w:r>
      <w:r w:rsidRPr="00B049C4">
        <w:rPr>
          <w:rFonts w:cs="Arial"/>
          <w:color w:val="0D0D0D" w:themeColor="text1" w:themeTint="F2"/>
          <w:szCs w:val="24"/>
        </w:rPr>
        <w:t>de forma pedagógica, o que causa insegurança e limita o uso da tecnologia</w:t>
      </w:r>
      <w:r w:rsidR="00B049C4">
        <w:rPr>
          <w:rFonts w:cs="Arial"/>
          <w:color w:val="0D0D0D" w:themeColor="text1" w:themeTint="F2"/>
          <w:szCs w:val="24"/>
        </w:rPr>
        <w:t>.</w:t>
      </w:r>
    </w:p>
    <w:p w14:paraId="26E03D97" w14:textId="77777777" w:rsidR="00B049C4" w:rsidRDefault="00B049C4" w:rsidP="00B049C4">
      <w:pPr>
        <w:spacing w:after="0"/>
        <w:ind w:firstLine="709"/>
        <w:rPr>
          <w:rFonts w:cs="Arial"/>
          <w:color w:val="0D0D0D" w:themeColor="text1" w:themeTint="F2"/>
          <w:szCs w:val="24"/>
        </w:rPr>
      </w:pPr>
    </w:p>
    <w:p w14:paraId="5DFBCF49" w14:textId="608C7686"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Desigualdade de acesso:</w:t>
      </w:r>
      <w:r w:rsidRPr="00B049C4">
        <w:rPr>
          <w:rFonts w:cs="Arial"/>
          <w:color w:val="0D0D0D" w:themeColor="text1" w:themeTint="F2"/>
          <w:szCs w:val="24"/>
        </w:rPr>
        <w:t xml:space="preserve"> a infraestrutura tecnológica das escolas é muito</w:t>
      </w:r>
      <w:r w:rsidR="00B049C4">
        <w:rPr>
          <w:rFonts w:cs="Arial"/>
          <w:color w:val="0D0D0D" w:themeColor="text1" w:themeTint="F2"/>
          <w:szCs w:val="24"/>
        </w:rPr>
        <w:t xml:space="preserve"> </w:t>
      </w:r>
      <w:r w:rsidRPr="00B049C4">
        <w:rPr>
          <w:rFonts w:cs="Arial"/>
          <w:color w:val="0D0D0D" w:themeColor="text1" w:themeTint="F2"/>
          <w:szCs w:val="24"/>
        </w:rPr>
        <w:t>diferente entre regiões e pode aumentar as desigualdades entre estudantes de</w:t>
      </w:r>
      <w:r w:rsidR="00B049C4">
        <w:rPr>
          <w:rFonts w:cs="Arial"/>
          <w:color w:val="0D0D0D" w:themeColor="text1" w:themeTint="F2"/>
          <w:szCs w:val="24"/>
        </w:rPr>
        <w:t xml:space="preserve"> </w:t>
      </w:r>
      <w:r w:rsidRPr="00B049C4">
        <w:rPr>
          <w:rFonts w:cs="Arial"/>
          <w:color w:val="0D0D0D" w:themeColor="text1" w:themeTint="F2"/>
          <w:szCs w:val="24"/>
        </w:rPr>
        <w:t>classes sociais distintas.</w:t>
      </w:r>
    </w:p>
    <w:p w14:paraId="204C1902" w14:textId="77777777" w:rsidR="00FE5A18" w:rsidRPr="00B049C4" w:rsidRDefault="00FE5A18" w:rsidP="00B049C4">
      <w:pPr>
        <w:spacing w:after="0"/>
        <w:ind w:firstLine="709"/>
        <w:rPr>
          <w:rFonts w:cs="Arial"/>
          <w:color w:val="0D0D0D" w:themeColor="text1" w:themeTint="F2"/>
          <w:szCs w:val="24"/>
        </w:rPr>
      </w:pPr>
    </w:p>
    <w:p w14:paraId="12AE07C4" w14:textId="7E8B36DD" w:rsidR="00FE5A18"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Privacidade e segurança de dados:</w:t>
      </w:r>
      <w:r w:rsidRPr="00B049C4">
        <w:rPr>
          <w:rFonts w:cs="Arial"/>
          <w:color w:val="0D0D0D" w:themeColor="text1" w:themeTint="F2"/>
          <w:szCs w:val="24"/>
        </w:rPr>
        <w:t xml:space="preserve"> é preciso cuidado com a coleta e o uso das</w:t>
      </w:r>
      <w:r w:rsidR="00B049C4">
        <w:rPr>
          <w:rFonts w:cs="Arial"/>
          <w:color w:val="0D0D0D" w:themeColor="text1" w:themeTint="F2"/>
          <w:szCs w:val="24"/>
        </w:rPr>
        <w:t xml:space="preserve"> </w:t>
      </w:r>
      <w:r w:rsidRPr="00B049C4">
        <w:rPr>
          <w:rFonts w:cs="Arial"/>
          <w:color w:val="0D0D0D" w:themeColor="text1" w:themeTint="F2"/>
          <w:szCs w:val="24"/>
        </w:rPr>
        <w:t>informações dos alunos, garantindo transparência e proteção dos dados pessoais.</w:t>
      </w:r>
    </w:p>
    <w:p w14:paraId="3FE75480" w14:textId="77777777" w:rsidR="00B049C4" w:rsidRPr="00B049C4" w:rsidRDefault="00B049C4" w:rsidP="00B049C4">
      <w:pPr>
        <w:spacing w:after="0"/>
        <w:ind w:firstLine="709"/>
        <w:rPr>
          <w:rFonts w:cs="Arial"/>
          <w:color w:val="0D0D0D" w:themeColor="text1" w:themeTint="F2"/>
          <w:szCs w:val="24"/>
        </w:rPr>
      </w:pPr>
    </w:p>
    <w:p w14:paraId="4AD33B06" w14:textId="2D7148EC"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Dependência tecnológica:</w:t>
      </w:r>
      <w:r w:rsidRPr="00B049C4">
        <w:rPr>
          <w:rFonts w:cs="Arial"/>
          <w:color w:val="0D0D0D" w:themeColor="text1" w:themeTint="F2"/>
          <w:szCs w:val="24"/>
        </w:rPr>
        <w:t xml:space="preserve"> o uso excessivo de tecnologias pode reduzir a</w:t>
      </w:r>
      <w:r w:rsidR="00B049C4">
        <w:rPr>
          <w:rFonts w:cs="Arial"/>
          <w:color w:val="0D0D0D" w:themeColor="text1" w:themeTint="F2"/>
          <w:szCs w:val="24"/>
        </w:rPr>
        <w:t xml:space="preserve"> </w:t>
      </w:r>
      <w:r w:rsidRPr="00B049C4">
        <w:rPr>
          <w:rFonts w:cs="Arial"/>
          <w:color w:val="0D0D0D" w:themeColor="text1" w:themeTint="F2"/>
          <w:szCs w:val="24"/>
        </w:rPr>
        <w:t>autonomia e o pensamento crítico. A IA deve ser uma ferramenta de apoio, e não</w:t>
      </w:r>
      <w:r w:rsidR="00B049C4">
        <w:rPr>
          <w:rFonts w:cs="Arial"/>
          <w:color w:val="0D0D0D" w:themeColor="text1" w:themeTint="F2"/>
          <w:szCs w:val="24"/>
        </w:rPr>
        <w:t xml:space="preserve"> </w:t>
      </w:r>
      <w:r w:rsidRPr="00B049C4">
        <w:rPr>
          <w:rFonts w:cs="Arial"/>
          <w:color w:val="0D0D0D" w:themeColor="text1" w:themeTint="F2"/>
          <w:szCs w:val="24"/>
        </w:rPr>
        <w:t>substituir a interação humana no processo de ensino</w:t>
      </w:r>
      <w:r w:rsidR="00B049C4">
        <w:rPr>
          <w:rFonts w:cs="Arial"/>
          <w:color w:val="0D0D0D" w:themeColor="text1" w:themeTint="F2"/>
          <w:szCs w:val="24"/>
        </w:rPr>
        <w:t>.</w:t>
      </w:r>
    </w:p>
    <w:p w14:paraId="5C11E7A9" w14:textId="77777777" w:rsidR="00FE5A18" w:rsidRPr="00B049C4" w:rsidRDefault="00FE5A18" w:rsidP="00B049C4">
      <w:pPr>
        <w:spacing w:after="0"/>
        <w:ind w:firstLine="709"/>
        <w:rPr>
          <w:rFonts w:cs="Arial"/>
          <w:color w:val="0D0D0D" w:themeColor="text1" w:themeTint="F2"/>
          <w:szCs w:val="24"/>
        </w:rPr>
      </w:pPr>
    </w:p>
    <w:p w14:paraId="46F0AB69" w14:textId="447C5487" w:rsidR="00ED3368" w:rsidRDefault="00676A07" w:rsidP="00ED3368">
      <w:pPr>
        <w:spacing w:after="0"/>
        <w:ind w:firstLine="709"/>
        <w:rPr>
          <w:rFonts w:cs="Arial"/>
          <w:color w:val="0D0D0D" w:themeColor="text1" w:themeTint="F2"/>
          <w:szCs w:val="24"/>
        </w:rPr>
      </w:pPr>
      <w:r w:rsidRPr="00B049C4">
        <w:rPr>
          <w:rFonts w:cs="Arial"/>
          <w:color w:val="0D0D0D" w:themeColor="text1" w:themeTint="F2"/>
          <w:szCs w:val="24"/>
        </w:rPr>
        <w:t>A inteligência artificial tem grande potencial no ensino para</w:t>
      </w:r>
      <w:r w:rsidR="00B049C4">
        <w:rPr>
          <w:rFonts w:cs="Arial"/>
          <w:color w:val="0D0D0D" w:themeColor="text1" w:themeTint="F2"/>
          <w:szCs w:val="24"/>
        </w:rPr>
        <w:t xml:space="preserve"> </w:t>
      </w:r>
      <w:r w:rsidRPr="00B049C4">
        <w:rPr>
          <w:rFonts w:cs="Arial"/>
          <w:color w:val="0D0D0D" w:themeColor="text1" w:themeTint="F2"/>
          <w:szCs w:val="24"/>
        </w:rPr>
        <w:t>transformar o ensino, tornando-o mais eficiente, personalizado e adequado às</w:t>
      </w:r>
      <w:r w:rsidR="00B049C4">
        <w:rPr>
          <w:rFonts w:cs="Arial"/>
          <w:color w:val="0D0D0D" w:themeColor="text1" w:themeTint="F2"/>
          <w:szCs w:val="24"/>
        </w:rPr>
        <w:t xml:space="preserve"> </w:t>
      </w:r>
      <w:r w:rsidRPr="00B049C4">
        <w:rPr>
          <w:rFonts w:cs="Arial"/>
          <w:color w:val="0D0D0D" w:themeColor="text1" w:themeTint="F2"/>
          <w:szCs w:val="24"/>
        </w:rPr>
        <w:t>exigências do mundo atual, mas o papel do professor, da escola e da</w:t>
      </w:r>
      <w:r w:rsidR="00B049C4">
        <w:rPr>
          <w:rFonts w:cs="Arial"/>
          <w:color w:val="0D0D0D" w:themeColor="text1" w:themeTint="F2"/>
          <w:szCs w:val="24"/>
        </w:rPr>
        <w:t xml:space="preserve"> </w:t>
      </w:r>
      <w:r w:rsidRPr="00B049C4">
        <w:rPr>
          <w:rFonts w:cs="Arial"/>
          <w:color w:val="0D0D0D" w:themeColor="text1" w:themeTint="F2"/>
          <w:szCs w:val="24"/>
        </w:rPr>
        <w:t>comunidade continua essencial para garantir uma educação crítica, inclusiva e</w:t>
      </w:r>
      <w:r w:rsidR="00B049C4">
        <w:rPr>
          <w:rFonts w:cs="Arial"/>
          <w:color w:val="0D0D0D" w:themeColor="text1" w:themeTint="F2"/>
          <w:szCs w:val="24"/>
        </w:rPr>
        <w:t xml:space="preserve"> </w:t>
      </w:r>
      <w:r w:rsidRPr="00B049C4">
        <w:rPr>
          <w:rFonts w:cs="Arial"/>
          <w:color w:val="0D0D0D" w:themeColor="text1" w:themeTint="F2"/>
          <w:szCs w:val="24"/>
        </w:rPr>
        <w:t>transformadora.</w:t>
      </w:r>
      <w:r w:rsidR="00ED3368">
        <w:rPr>
          <w:rFonts w:cs="Arial"/>
          <w:color w:val="0D0D0D" w:themeColor="text1" w:themeTint="F2"/>
          <w:szCs w:val="24"/>
        </w:rPr>
        <w:br w:type="page"/>
      </w:r>
    </w:p>
    <w:p w14:paraId="5653ACA5" w14:textId="56B7140E" w:rsidR="00216A11" w:rsidRPr="00ED3368" w:rsidRDefault="00E405D1" w:rsidP="00E405D1">
      <w:pPr>
        <w:pStyle w:val="Ttulo2"/>
        <w:numPr>
          <w:ilvl w:val="0"/>
          <w:numId w:val="0"/>
        </w:numPr>
        <w:rPr>
          <w:rFonts w:ascii="Arial" w:hAnsi="Arial" w:cs="Arial"/>
          <w:b/>
          <w:bCs/>
          <w:color w:val="0D0D0D" w:themeColor="text1" w:themeTint="F2"/>
          <w:sz w:val="24"/>
          <w:szCs w:val="24"/>
        </w:rPr>
      </w:pPr>
      <w:bookmarkStart w:id="110" w:name="_Toc214634612"/>
      <w:bookmarkStart w:id="111" w:name="_Toc216250647"/>
      <w:r>
        <w:rPr>
          <w:rFonts w:ascii="Arial" w:hAnsi="Arial" w:cs="Arial"/>
          <w:b/>
          <w:bCs/>
          <w:color w:val="0D0D0D" w:themeColor="text1" w:themeTint="F2"/>
          <w:sz w:val="24"/>
          <w:szCs w:val="24"/>
        </w:rPr>
        <w:t xml:space="preserve">3.5 </w:t>
      </w:r>
      <w:r w:rsidR="00216A11" w:rsidRPr="00ED3368">
        <w:rPr>
          <w:rFonts w:ascii="Arial" w:hAnsi="Arial" w:cs="Arial"/>
          <w:b/>
          <w:bCs/>
          <w:color w:val="0D0D0D" w:themeColor="text1" w:themeTint="F2"/>
          <w:sz w:val="24"/>
          <w:szCs w:val="24"/>
        </w:rPr>
        <w:t>Mercado</w:t>
      </w:r>
      <w:bookmarkEnd w:id="110"/>
      <w:bookmarkEnd w:id="111"/>
    </w:p>
    <w:p w14:paraId="20B38EFB" w14:textId="46C640CA"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 mercado de sistemas automatizados de correção de redação, especialmente aqueles baseados em Inteligência Artificial (IA), tem se mostrado uma alternativa viável e em expansão, atendendo tanto estudantes individuais quanto instituições educacionais. Atualmente, diversas empresas oferecem soluções de correção automatizada, cada uma com suas especificidades. (MARINHO, 2022)</w:t>
      </w:r>
    </w:p>
    <w:p w14:paraId="245FA495" w14:textId="3EB06B10"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w:t>
      </w:r>
      <w:r w:rsidRPr="00ED3368">
        <w:rPr>
          <w:rFonts w:cs="Arial"/>
          <w:b/>
          <w:bCs/>
          <w:color w:val="0D0D0D" w:themeColor="text1" w:themeTint="F2"/>
          <w:szCs w:val="24"/>
        </w:rPr>
        <w:t>Descomplica</w:t>
      </w:r>
      <w:r w:rsidRPr="00ED3368">
        <w:rPr>
          <w:rFonts w:cs="Arial"/>
          <w:color w:val="0D0D0D" w:themeColor="text1" w:themeTint="F2"/>
          <w:szCs w:val="24"/>
        </w:rPr>
        <w:t xml:space="preserve">, por exemplo, realiza correções com base nas cinco competências do ENEM e permite que o aluno envie sua redação por digitação, upload de arquivo ou imagem, entregando o feedback em até 24 horas. Embora seja eficiente, a plataforma recebe críticas quanto à precisão das notas e à generalidade dos comentários. </w:t>
      </w:r>
      <w:r w:rsidR="00344E3A" w:rsidRPr="00ED3368">
        <w:rPr>
          <w:rFonts w:cs="Arial"/>
          <w:color w:val="0D0D0D" w:themeColor="text1" w:themeTint="F2"/>
          <w:szCs w:val="24"/>
        </w:rPr>
        <w:t>(DESCOMPLICA. 2025)</w:t>
      </w:r>
    </w:p>
    <w:p w14:paraId="3693DB9D" w14:textId="11080AF3"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w:t>
      </w:r>
      <w:r w:rsidRPr="00ED3368">
        <w:rPr>
          <w:rFonts w:cs="Arial"/>
          <w:b/>
          <w:bCs/>
          <w:color w:val="0D0D0D" w:themeColor="text1" w:themeTint="F2"/>
          <w:szCs w:val="24"/>
        </w:rPr>
        <w:t xml:space="preserve"> Brasil Escola</w:t>
      </w:r>
      <w:r w:rsidRPr="00ED3368">
        <w:rPr>
          <w:rFonts w:cs="Arial"/>
          <w:color w:val="0D0D0D" w:themeColor="text1" w:themeTint="F2"/>
          <w:szCs w:val="24"/>
        </w:rPr>
        <w:t xml:space="preserve">, por meio de sua IA chamada </w:t>
      </w:r>
      <w:r w:rsidRPr="00ED3368">
        <w:rPr>
          <w:rFonts w:cs="Arial"/>
          <w:b/>
          <w:bCs/>
          <w:color w:val="0D0D0D" w:themeColor="text1" w:themeTint="F2"/>
          <w:szCs w:val="24"/>
        </w:rPr>
        <w:t>IARA</w:t>
      </w:r>
      <w:r w:rsidRPr="00ED3368">
        <w:rPr>
          <w:rFonts w:cs="Arial"/>
          <w:color w:val="0D0D0D" w:themeColor="text1" w:themeTint="F2"/>
          <w:szCs w:val="24"/>
        </w:rPr>
        <w:t xml:space="preserve">, promete uma precisão de até 95% em comparação com correções humanas, oferecendo a opção gratuita de envio de redações tanto para a IA quanto para professores, tornando o serviço acessível e flexível. </w:t>
      </w:r>
      <w:r w:rsidR="006A2D44" w:rsidRPr="00ED3368">
        <w:rPr>
          <w:rFonts w:cs="Arial"/>
          <w:color w:val="0D0D0D" w:themeColor="text1" w:themeTint="F2"/>
          <w:szCs w:val="24"/>
        </w:rPr>
        <w:t>(VECHI, 2024)</w:t>
      </w:r>
    </w:p>
    <w:p w14:paraId="41B0E0FC" w14:textId="7C98C059"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Já a </w:t>
      </w:r>
      <w:r w:rsidRPr="00ED3368">
        <w:rPr>
          <w:rFonts w:cs="Arial"/>
          <w:b/>
          <w:bCs/>
          <w:color w:val="0D0D0D" w:themeColor="text1" w:themeTint="F2"/>
          <w:szCs w:val="24"/>
        </w:rPr>
        <w:t>coRedação</w:t>
      </w:r>
      <w:r w:rsidRPr="00ED3368">
        <w:rPr>
          <w:rFonts w:cs="Arial"/>
          <w:color w:val="0D0D0D" w:themeColor="text1" w:themeTint="F2"/>
          <w:szCs w:val="24"/>
        </w:rPr>
        <w:t xml:space="preserve"> destaca-se por ter corrigido mais de </w:t>
      </w:r>
      <w:r w:rsidR="008464FA" w:rsidRPr="00ED3368">
        <w:rPr>
          <w:rFonts w:cs="Arial"/>
          <w:color w:val="0D0D0D" w:themeColor="text1" w:themeTint="F2"/>
          <w:szCs w:val="24"/>
        </w:rPr>
        <w:t>12</w:t>
      </w:r>
      <w:r w:rsidRPr="00ED3368">
        <w:rPr>
          <w:rFonts w:cs="Arial"/>
          <w:color w:val="0D0D0D" w:themeColor="text1" w:themeTint="F2"/>
          <w:szCs w:val="24"/>
        </w:rPr>
        <w:t xml:space="preserve"> milhões de redações e fornecer feedback detalhado por competências, permitindo aos alunos acompanhar sua evolução ao longo do tempo.</w:t>
      </w:r>
      <w:r w:rsidR="00F60717" w:rsidRPr="00ED3368">
        <w:rPr>
          <w:rFonts w:cs="Arial"/>
          <w:color w:val="0D0D0D" w:themeColor="text1" w:themeTint="F2"/>
          <w:szCs w:val="24"/>
        </w:rPr>
        <w:t xml:space="preserve"> (COREDAÇÃO, 2025)</w:t>
      </w:r>
    </w:p>
    <w:p w14:paraId="470CE7A8" w14:textId="0B181FC1" w:rsidR="00A21054" w:rsidRPr="00ED3368" w:rsidRDefault="00A21054" w:rsidP="00CC06D3">
      <w:pPr>
        <w:spacing w:after="0"/>
        <w:ind w:firstLine="709"/>
        <w:rPr>
          <w:rFonts w:cs="Arial"/>
          <w:color w:val="0D0D0D" w:themeColor="text1" w:themeTint="F2"/>
          <w:szCs w:val="24"/>
        </w:rPr>
      </w:pPr>
      <w:r w:rsidRPr="00ED3368">
        <w:rPr>
          <w:rFonts w:cs="Arial"/>
          <w:b/>
          <w:bCs/>
          <w:color w:val="0D0D0D" w:themeColor="text1" w:themeTint="F2"/>
          <w:szCs w:val="24"/>
        </w:rPr>
        <w:t>Gomining</w:t>
      </w:r>
      <w:r w:rsidRPr="00ED3368">
        <w:rPr>
          <w:rFonts w:cs="Arial"/>
          <w:color w:val="0D0D0D" w:themeColor="text1" w:themeTint="F2"/>
          <w:szCs w:val="24"/>
        </w:rPr>
        <w:t xml:space="preserve"> foca na correção em larga escala, atuando com mais de 100 instituições no Brasil, voltada para o aprimoramento contínuo da escrita.</w:t>
      </w:r>
      <w:r w:rsidR="000915D0" w:rsidRPr="00ED3368">
        <w:rPr>
          <w:rFonts w:cs="Arial"/>
          <w:color w:val="0D0D0D" w:themeColor="text1" w:themeTint="F2"/>
          <w:szCs w:val="24"/>
        </w:rPr>
        <w:t xml:space="preserve"> </w:t>
      </w:r>
      <w:r w:rsidR="004A3792" w:rsidRPr="00ED3368">
        <w:rPr>
          <w:rFonts w:cs="Arial"/>
          <w:color w:val="0D0D0D" w:themeColor="text1" w:themeTint="F2"/>
          <w:szCs w:val="24"/>
        </w:rPr>
        <w:t>(GOMINING, 2025)</w:t>
      </w:r>
    </w:p>
    <w:p w14:paraId="462FC271" w14:textId="3786E7AF"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demanda por essas plataformas é impulsionada por fatores diversos. Para estudantes, a correção rápida e detalhada, a acessibilidade digital e o acompanhamento da evolução pessoal são atributos essenciais. Para escolas e cursinhos, a escalabilidade, a padronização das correções e a integração com sistemas pedagógicos se destacam como vantagens estratégicas. </w:t>
      </w:r>
      <w:r w:rsidR="000915D0" w:rsidRPr="00ED3368">
        <w:rPr>
          <w:rFonts w:cs="Arial"/>
          <w:color w:val="0D0D0D" w:themeColor="text1" w:themeTint="F2"/>
          <w:szCs w:val="24"/>
        </w:rPr>
        <w:t>(MARINHO, 2022)</w:t>
      </w:r>
    </w:p>
    <w:p w14:paraId="7C41B84F" w14:textId="4D7303BC"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No entanto, desafios persistem, como a precisão das IAs em casos complexos, a aceitação pedagógica por parte de professores e alunos e a necessidade de atualização constante dos modelos de linguagem para refletir mudanças na avaliação oficial do ENEM.</w:t>
      </w:r>
      <w:r w:rsidR="000915D0" w:rsidRPr="00ED3368">
        <w:rPr>
          <w:rFonts w:cs="Arial"/>
          <w:color w:val="0D0D0D" w:themeColor="text1" w:themeTint="F2"/>
          <w:szCs w:val="24"/>
        </w:rPr>
        <w:t xml:space="preserve"> (MARINHO, 2022)</w:t>
      </w:r>
    </w:p>
    <w:p w14:paraId="16561B44" w14:textId="7C8CE2F9" w:rsidR="00ED3368" w:rsidRDefault="00A21054" w:rsidP="00ED3368">
      <w:pPr>
        <w:spacing w:after="0"/>
        <w:ind w:firstLine="709"/>
        <w:rPr>
          <w:rFonts w:cs="Arial"/>
          <w:color w:val="0D0D0D" w:themeColor="text1" w:themeTint="F2"/>
          <w:szCs w:val="24"/>
        </w:rPr>
      </w:pPr>
      <w:r w:rsidRPr="00ED3368">
        <w:rPr>
          <w:rFonts w:cs="Arial"/>
          <w:color w:val="0D0D0D" w:themeColor="text1" w:themeTint="F2"/>
          <w:szCs w:val="24"/>
        </w:rPr>
        <w:t>O mercado apresenta oportunidades significativas, especialmente na personalização do feedback, integração com gamificação, expansão para escolas públicas e uso avançado de técnicas de Processamento de Linguagem Natural (NLP) para tornar os comentários mais humanos e detalhados. Essas tendências indicam que os sistemas de correção de redações não apenas auxiliam na avaliação, mas também podem atuar como ferramentas pedagógicas estratégicas, promovendo melhorias contínuas na escrita dos alunos.</w:t>
      </w:r>
      <w:r w:rsidR="00ED3368">
        <w:rPr>
          <w:rFonts w:cs="Arial"/>
          <w:color w:val="0D0D0D" w:themeColor="text1" w:themeTint="F2"/>
          <w:szCs w:val="24"/>
        </w:rPr>
        <w:br w:type="page"/>
      </w:r>
    </w:p>
    <w:p w14:paraId="64BBC126" w14:textId="5630AD61" w:rsidR="00ED7621" w:rsidRPr="00ED3368" w:rsidRDefault="00E405D1" w:rsidP="00E405D1">
      <w:pPr>
        <w:pStyle w:val="Ttulo2"/>
        <w:numPr>
          <w:ilvl w:val="0"/>
          <w:numId w:val="0"/>
        </w:numPr>
        <w:rPr>
          <w:rFonts w:ascii="Arial" w:hAnsi="Arial" w:cs="Arial"/>
          <w:b/>
          <w:bCs/>
          <w:color w:val="0D0D0D" w:themeColor="text1" w:themeTint="F2"/>
          <w:sz w:val="24"/>
          <w:szCs w:val="24"/>
        </w:rPr>
      </w:pPr>
      <w:bookmarkStart w:id="112" w:name="_Toc214634613"/>
      <w:bookmarkStart w:id="113" w:name="_Toc216250648"/>
      <w:r>
        <w:rPr>
          <w:rFonts w:ascii="Arial" w:hAnsi="Arial" w:cs="Arial"/>
          <w:b/>
          <w:bCs/>
          <w:color w:val="0D0D0D" w:themeColor="text1" w:themeTint="F2"/>
          <w:sz w:val="24"/>
          <w:szCs w:val="24"/>
        </w:rPr>
        <w:t xml:space="preserve">3.6 </w:t>
      </w:r>
      <w:r w:rsidR="00216A11" w:rsidRPr="00ED3368">
        <w:rPr>
          <w:rFonts w:ascii="Arial" w:hAnsi="Arial" w:cs="Arial"/>
          <w:b/>
          <w:bCs/>
          <w:color w:val="0D0D0D" w:themeColor="text1" w:themeTint="F2"/>
          <w:sz w:val="24"/>
          <w:szCs w:val="24"/>
        </w:rPr>
        <w:t>Público-alvo</w:t>
      </w:r>
      <w:bookmarkEnd w:id="112"/>
      <w:bookmarkEnd w:id="113"/>
      <w:r w:rsidR="00122486" w:rsidRPr="00ED3368">
        <w:rPr>
          <w:rFonts w:ascii="Arial" w:hAnsi="Arial" w:cs="Arial"/>
          <w:b/>
          <w:bCs/>
          <w:color w:val="0D0D0D" w:themeColor="text1" w:themeTint="F2"/>
          <w:sz w:val="24"/>
          <w:szCs w:val="24"/>
        </w:rPr>
        <w:t xml:space="preserve"> </w:t>
      </w:r>
    </w:p>
    <w:p w14:paraId="67564D78" w14:textId="506310FF" w:rsidR="006E6334" w:rsidRPr="00CC06D3" w:rsidRDefault="00ED7621" w:rsidP="00CC06D3">
      <w:pPr>
        <w:spacing w:after="0"/>
        <w:ind w:firstLine="709"/>
        <w:rPr>
          <w:rFonts w:cs="Arial"/>
          <w:color w:val="0D0D0D" w:themeColor="text1" w:themeTint="F2"/>
          <w:szCs w:val="24"/>
        </w:rPr>
      </w:pPr>
      <w:r w:rsidRPr="00ED3368">
        <w:rPr>
          <w:rFonts w:cs="Arial"/>
          <w:color w:val="0D0D0D" w:themeColor="text1" w:themeTint="F2"/>
          <w:szCs w:val="24"/>
        </w:rPr>
        <w:t xml:space="preserve">O foco principal deste trabalho recai sobre os estudantes de escolas públicas do ensino médio. </w:t>
      </w:r>
      <w:r w:rsidR="006E6334" w:rsidRPr="00ED3368">
        <w:rPr>
          <w:rFonts w:cs="Arial"/>
          <w:color w:val="0D0D0D" w:themeColor="text1" w:themeTint="F2"/>
          <w:szCs w:val="24"/>
        </w:rPr>
        <w:t>A desigualdade educacional no Brasil, especialmente no que se refere à produção textual para vestibulares, é um problema evidente. No ENEM de 2023, dos 60 candidatos que atingiram a nota máxima na redação, apenas 4 eram da rede pública</w:t>
      </w:r>
      <w:r w:rsidR="00822A9D" w:rsidRPr="00ED3368">
        <w:rPr>
          <w:rFonts w:cs="Arial"/>
          <w:color w:val="0D0D0D" w:themeColor="text1" w:themeTint="F2"/>
          <w:szCs w:val="24"/>
        </w:rPr>
        <w:t xml:space="preserve"> (</w:t>
      </w:r>
      <w:r w:rsidR="00306116" w:rsidRPr="00ED3368">
        <w:rPr>
          <w:rFonts w:cs="Arial"/>
          <w:color w:val="0D0D0D" w:themeColor="text1" w:themeTint="F2"/>
          <w:szCs w:val="24"/>
        </w:rPr>
        <w:t>AGÊNCIA EBC</w:t>
      </w:r>
      <w:r w:rsidR="00822A9D" w:rsidRPr="00ED3368">
        <w:rPr>
          <w:rFonts w:cs="Arial"/>
          <w:color w:val="0D0D0D" w:themeColor="text1" w:themeTint="F2"/>
          <w:szCs w:val="24"/>
        </w:rPr>
        <w:t>). U</w:t>
      </w:r>
      <w:r w:rsidR="006E6334" w:rsidRPr="00ED3368">
        <w:rPr>
          <w:rFonts w:cs="Arial"/>
          <w:color w:val="0D0D0D" w:themeColor="text1" w:themeTint="F2"/>
          <w:szCs w:val="24"/>
        </w:rPr>
        <w:t>m dado que revela mais que números: mostra o quanto os estudantes da escola pública seguem em desvantagem no acesso às mesmas oportunidades acadêmicas</w:t>
      </w:r>
      <w:r w:rsidR="00822A9D" w:rsidRPr="00ED3368">
        <w:rPr>
          <w:rFonts w:cs="Arial"/>
          <w:color w:val="0D0D0D" w:themeColor="text1" w:themeTint="F2"/>
          <w:szCs w:val="24"/>
        </w:rPr>
        <w:t>.</w:t>
      </w:r>
    </w:p>
    <w:p w14:paraId="559810E1" w14:textId="43B74211" w:rsidR="00F81A0F" w:rsidRPr="00CC06D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Segundo dados da AIO Educação obtidos com base em microdados do INEP, a média da redação no Enem para escolas privadas foi de 736 pontos, enquanto para escolas públicas ficou em torno de 554 pontos (AIO EDUCAÇÃO, 2023). Além disso, em alguns estados, como Sergipe (604,5 pontos), Espírito Santo (603,9) e Rio Grande do Sul (602,5), a média da rede pública gira em torno de 600 pontos (SERGIPE, 2024; ESPÍRITO SANTO, 2024; RIO GRANDE DO SUL, 2024).</w:t>
      </w:r>
    </w:p>
    <w:p w14:paraId="5C1D3568" w14:textId="70887466" w:rsidR="00F81A0F" w:rsidRPr="00CC06D3" w:rsidRDefault="006E6334" w:rsidP="00CC06D3">
      <w:pPr>
        <w:spacing w:after="0"/>
        <w:ind w:firstLine="709"/>
        <w:rPr>
          <w:rFonts w:cs="Arial"/>
          <w:color w:val="0D0D0D" w:themeColor="text1" w:themeTint="F2"/>
          <w:szCs w:val="24"/>
        </w:rPr>
      </w:pPr>
      <w:r w:rsidRPr="00ED3368">
        <w:rPr>
          <w:rFonts w:cs="Arial"/>
          <w:color w:val="0D0D0D" w:themeColor="text1" w:themeTint="F2"/>
          <w:szCs w:val="24"/>
        </w:rPr>
        <w:t>Parte disso se deve ao baixo investimento contínuo na educação pública. Um exemplo recente é o do governo de São Paulo, que realocou 5% do orçamento da educação para a saúde em 2024</w:t>
      </w:r>
      <w:r w:rsidR="00882A93" w:rsidRPr="00ED3368">
        <w:rPr>
          <w:rFonts w:cs="Arial"/>
          <w:color w:val="0D0D0D" w:themeColor="text1" w:themeTint="F2"/>
          <w:szCs w:val="24"/>
        </w:rPr>
        <w:t xml:space="preserve"> </w:t>
      </w:r>
      <w:r w:rsidRPr="00ED3368">
        <w:rPr>
          <w:rFonts w:cs="Arial"/>
          <w:color w:val="0D0D0D" w:themeColor="text1" w:themeTint="F2"/>
          <w:szCs w:val="24"/>
        </w:rPr>
        <w:t>afetando diretamente a estrutura e a qualidade do ensino</w:t>
      </w:r>
      <w:r w:rsidR="00BD3635" w:rsidRPr="00ED3368">
        <w:rPr>
          <w:rFonts w:cs="Arial"/>
          <w:color w:val="0D0D0D" w:themeColor="text1" w:themeTint="F2"/>
          <w:szCs w:val="24"/>
        </w:rPr>
        <w:t xml:space="preserve"> (</w:t>
      </w:r>
      <w:r w:rsidR="00306116" w:rsidRPr="00ED3368">
        <w:rPr>
          <w:rFonts w:cs="Arial"/>
          <w:color w:val="0D0D0D" w:themeColor="text1" w:themeTint="F2"/>
          <w:szCs w:val="24"/>
        </w:rPr>
        <w:t>GOVERNO DO ESTADO DE SÃO PAULO).</w:t>
      </w:r>
    </w:p>
    <w:p w14:paraId="5719E1E0" w14:textId="3DE65462" w:rsidR="00F81A0F" w:rsidRPr="00CC06D3" w:rsidRDefault="00CC06D3" w:rsidP="00CC06D3">
      <w:pPr>
        <w:spacing w:after="0"/>
        <w:ind w:firstLine="709"/>
        <w:rPr>
          <w:rFonts w:cs="Arial"/>
          <w:color w:val="0D0D0D" w:themeColor="text1" w:themeTint="F2"/>
          <w:szCs w:val="24"/>
        </w:rPr>
      </w:pPr>
      <w:r>
        <w:rPr>
          <w:rFonts w:cs="Arial"/>
          <w:color w:val="0D0D0D" w:themeColor="text1" w:themeTint="F2"/>
          <w:szCs w:val="24"/>
        </w:rPr>
        <w:t>Essa situação interfere na</w:t>
      </w:r>
      <w:r w:rsidR="00F81A0F" w:rsidRPr="00ED3368">
        <w:rPr>
          <w:rFonts w:cs="Arial"/>
          <w:color w:val="0D0D0D" w:themeColor="text1" w:themeTint="F2"/>
          <w:szCs w:val="24"/>
        </w:rPr>
        <w:t xml:space="preserve"> estrutural das escolas públicas que muitas vezes tem infraestrutura precária, falta de recursos para preparar adequadamente os estudantes para a redação como bibliotecas, internet e atividades extracurriculares.</w:t>
      </w:r>
    </w:p>
    <w:p w14:paraId="47B08C6C" w14:textId="483FF9A9" w:rsidR="00C60BF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Além disso, estudos apontam que o background familiar é determinante no desempenho dos alunos: famílias com renda mais alta, maior escolaridade dos pais e melhores condições de infraestrutura em casa favorecem significativamente os alunos da rede particular. (</w:t>
      </w:r>
      <w:r w:rsidR="008775DF" w:rsidRPr="00ED3368">
        <w:rPr>
          <w:rFonts w:cs="Arial"/>
          <w:color w:val="0D0D0D" w:themeColor="text1" w:themeTint="F2"/>
          <w:szCs w:val="24"/>
        </w:rPr>
        <w:t>FEIJÓ; FRANCA, 2021</w:t>
      </w:r>
      <w:r w:rsidRPr="00ED3368">
        <w:rPr>
          <w:rFonts w:cs="Arial"/>
          <w:color w:val="0D0D0D" w:themeColor="text1" w:themeTint="F2"/>
          <w:szCs w:val="24"/>
        </w:rPr>
        <w:t>)</w:t>
      </w:r>
    </w:p>
    <w:p w14:paraId="613AFFC6" w14:textId="77777777" w:rsidR="00D947B9" w:rsidRDefault="00D947B9" w:rsidP="00CC06D3">
      <w:pPr>
        <w:spacing w:after="0"/>
        <w:ind w:firstLine="709"/>
        <w:rPr>
          <w:rFonts w:cs="Arial"/>
          <w:color w:val="0D0D0D" w:themeColor="text1" w:themeTint="F2"/>
          <w:szCs w:val="24"/>
        </w:rPr>
      </w:pPr>
    </w:p>
    <w:p w14:paraId="71D88940" w14:textId="77777777" w:rsidR="00D947B9" w:rsidRDefault="00D947B9" w:rsidP="00CC06D3">
      <w:pPr>
        <w:spacing w:after="0"/>
        <w:ind w:firstLine="709"/>
        <w:rPr>
          <w:rFonts w:cs="Arial"/>
          <w:color w:val="0D0D0D" w:themeColor="text1" w:themeTint="F2"/>
          <w:szCs w:val="24"/>
        </w:rPr>
      </w:pPr>
    </w:p>
    <w:p w14:paraId="425331FE" w14:textId="77777777" w:rsidR="00D947B9" w:rsidRDefault="00D947B9" w:rsidP="00CC06D3">
      <w:pPr>
        <w:spacing w:after="0"/>
        <w:ind w:firstLine="709"/>
        <w:rPr>
          <w:rFonts w:cs="Arial"/>
          <w:color w:val="0D0D0D" w:themeColor="text1" w:themeTint="F2"/>
          <w:szCs w:val="24"/>
        </w:rPr>
      </w:pPr>
    </w:p>
    <w:p w14:paraId="19FE375F" w14:textId="77777777" w:rsidR="00D947B9" w:rsidRDefault="00D947B9" w:rsidP="00CC06D3">
      <w:pPr>
        <w:spacing w:after="0"/>
        <w:ind w:firstLine="709"/>
        <w:rPr>
          <w:rFonts w:cs="Arial"/>
          <w:color w:val="0D0D0D" w:themeColor="text1" w:themeTint="F2"/>
          <w:szCs w:val="24"/>
        </w:rPr>
      </w:pPr>
    </w:p>
    <w:p w14:paraId="1680FCDE" w14:textId="77777777" w:rsidR="00D947B9" w:rsidRDefault="00D947B9" w:rsidP="00CC06D3">
      <w:pPr>
        <w:spacing w:after="0"/>
        <w:ind w:firstLine="709"/>
        <w:rPr>
          <w:rFonts w:cs="Arial"/>
          <w:color w:val="0D0D0D" w:themeColor="text1" w:themeTint="F2"/>
          <w:szCs w:val="24"/>
        </w:rPr>
      </w:pPr>
    </w:p>
    <w:p w14:paraId="35CFBDD8" w14:textId="77777777" w:rsidR="00D947B9" w:rsidRDefault="00D947B9" w:rsidP="00CC06D3">
      <w:pPr>
        <w:spacing w:after="0"/>
        <w:ind w:firstLine="709"/>
        <w:rPr>
          <w:rFonts w:cs="Arial"/>
          <w:color w:val="0D0D0D" w:themeColor="text1" w:themeTint="F2"/>
          <w:szCs w:val="24"/>
        </w:rPr>
      </w:pPr>
    </w:p>
    <w:p w14:paraId="4F164C6D" w14:textId="77777777" w:rsidR="00D947B9" w:rsidRDefault="00D947B9" w:rsidP="00CC06D3">
      <w:pPr>
        <w:spacing w:after="0"/>
        <w:ind w:firstLine="709"/>
        <w:rPr>
          <w:rFonts w:cs="Arial"/>
          <w:color w:val="0D0D0D" w:themeColor="text1" w:themeTint="F2"/>
          <w:szCs w:val="24"/>
        </w:rPr>
      </w:pPr>
    </w:p>
    <w:p w14:paraId="1FA6F7C2" w14:textId="77777777" w:rsidR="00D947B9" w:rsidRDefault="00D947B9" w:rsidP="00ED3368">
      <w:pPr>
        <w:spacing w:after="0" w:line="240" w:lineRule="auto"/>
        <w:contextualSpacing/>
        <w:jc w:val="center"/>
        <w:rPr>
          <w:szCs w:val="24"/>
        </w:rPr>
      </w:pPr>
      <w:r>
        <w:rPr>
          <w:szCs w:val="24"/>
        </w:rPr>
        <w:br w:type="page"/>
      </w:r>
    </w:p>
    <w:p w14:paraId="02771F7E" w14:textId="0EC7BCE9" w:rsidR="00ED3368" w:rsidRDefault="00C60BF3" w:rsidP="00ED3368">
      <w:pPr>
        <w:spacing w:after="0" w:line="240" w:lineRule="auto"/>
        <w:contextualSpacing/>
        <w:jc w:val="center"/>
        <w:rPr>
          <w:szCs w:val="24"/>
        </w:rPr>
      </w:pPr>
      <w:r w:rsidRPr="00C60BF3">
        <w:rPr>
          <w:szCs w:val="24"/>
        </w:rPr>
        <w:t xml:space="preserve">GRÁFICO </w:t>
      </w:r>
      <w:r>
        <w:rPr>
          <w:szCs w:val="24"/>
        </w:rPr>
        <w:t>5</w:t>
      </w:r>
      <w:r w:rsidRPr="00C60BF3">
        <w:rPr>
          <w:szCs w:val="24"/>
        </w:rPr>
        <w:t xml:space="preserve"> – distribuição da renda familiar mensal dos participantes que obtiveram notas mil ou zero, respectivamente, na redação do </w:t>
      </w:r>
      <w:r>
        <w:rPr>
          <w:szCs w:val="24"/>
        </w:rPr>
        <w:t>ENEM</w:t>
      </w:r>
    </w:p>
    <w:p w14:paraId="5A833EC6" w14:textId="77777777" w:rsidR="00ED3368" w:rsidRPr="00ED3368" w:rsidRDefault="00ED3368" w:rsidP="00ED3368">
      <w:pPr>
        <w:spacing w:after="0"/>
        <w:ind w:firstLine="709"/>
        <w:contextualSpacing/>
        <w:jc w:val="center"/>
        <w:rPr>
          <w:szCs w:val="24"/>
        </w:rPr>
      </w:pPr>
    </w:p>
    <w:p w14:paraId="519AE3F7" w14:textId="77777777" w:rsidR="00D65AE8" w:rsidRDefault="00D65AE8" w:rsidP="00ED3368">
      <w:pPr>
        <w:spacing w:after="0" w:line="240" w:lineRule="auto"/>
        <w:contextualSpacing/>
        <w:jc w:val="center"/>
        <w:rPr>
          <w:b/>
          <w:bCs/>
          <w:sz w:val="20"/>
          <w:szCs w:val="20"/>
        </w:rPr>
      </w:pPr>
    </w:p>
    <w:p w14:paraId="0D78614B" w14:textId="7363AAC3" w:rsidR="00ED3368" w:rsidRDefault="009C7C4C" w:rsidP="00ED3368">
      <w:pPr>
        <w:spacing w:after="0" w:line="240" w:lineRule="auto"/>
        <w:contextualSpacing/>
        <w:jc w:val="center"/>
        <w:rPr>
          <w:b/>
          <w:bCs/>
          <w:sz w:val="20"/>
          <w:szCs w:val="20"/>
        </w:rPr>
      </w:pPr>
      <w:r>
        <w:rPr>
          <w:noProof/>
        </w:rPr>
        <w:drawing>
          <wp:anchor distT="0" distB="0" distL="114300" distR="114300" simplePos="0" relativeHeight="251676672" behindDoc="1" locked="0" layoutInCell="1" allowOverlap="1" wp14:anchorId="54953BD6" wp14:editId="6B57E05F">
            <wp:simplePos x="0" y="0"/>
            <wp:positionH relativeFrom="column">
              <wp:posOffset>-3810</wp:posOffset>
            </wp:positionH>
            <wp:positionV relativeFrom="paragraph">
              <wp:posOffset>-5080</wp:posOffset>
            </wp:positionV>
            <wp:extent cx="5746750" cy="2180590"/>
            <wp:effectExtent l="0" t="0" r="6350" b="0"/>
            <wp:wrapTopAndBottom/>
            <wp:docPr id="899023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3927" name=""/>
                    <pic:cNvPicPr/>
                  </pic:nvPicPr>
                  <pic:blipFill rotWithShape="1">
                    <a:blip r:embed="rId25">
                      <a:extLst>
                        <a:ext uri="{28A0092B-C50C-407E-A947-70E740481C1C}">
                          <a14:useLocalDpi xmlns:a14="http://schemas.microsoft.com/office/drawing/2010/main" val="0"/>
                        </a:ext>
                      </a:extLst>
                    </a:blip>
                    <a:srcRect l="225"/>
                    <a:stretch>
                      <a:fillRect/>
                    </a:stretch>
                  </pic:blipFill>
                  <pic:spPr bwMode="auto">
                    <a:xfrm>
                      <a:off x="0" y="0"/>
                      <a:ext cx="5746750" cy="2180590"/>
                    </a:xfrm>
                    <a:prstGeom prst="rect">
                      <a:avLst/>
                    </a:prstGeom>
                    <a:ln>
                      <a:noFill/>
                    </a:ln>
                    <a:extLst>
                      <a:ext uri="{53640926-AAD7-44D8-BBD7-CCE9431645EC}">
                        <a14:shadowObscured xmlns:a14="http://schemas.microsoft.com/office/drawing/2010/main"/>
                      </a:ext>
                    </a:extLst>
                  </pic:spPr>
                </pic:pic>
              </a:graphicData>
            </a:graphic>
          </wp:anchor>
        </w:drawing>
      </w:r>
      <w:r w:rsidR="00ED3368" w:rsidRPr="00851CE4">
        <w:rPr>
          <w:b/>
          <w:bCs/>
          <w:sz w:val="20"/>
          <w:szCs w:val="20"/>
        </w:rPr>
        <w:t xml:space="preserve">Fonte: </w:t>
      </w:r>
      <w:r w:rsidR="00ED3368">
        <w:rPr>
          <w:b/>
          <w:bCs/>
          <w:sz w:val="20"/>
          <w:szCs w:val="20"/>
        </w:rPr>
        <w:t>Santana, Dantas</w:t>
      </w:r>
      <w:r w:rsidR="00ED3368" w:rsidRPr="00851CE4">
        <w:rPr>
          <w:b/>
          <w:bCs/>
          <w:sz w:val="20"/>
          <w:szCs w:val="20"/>
        </w:rPr>
        <w:t xml:space="preserve"> (2025, p.16)</w:t>
      </w:r>
    </w:p>
    <w:p w14:paraId="7C0D81D0" w14:textId="77777777" w:rsidR="00F33D09" w:rsidRDefault="00F33D09" w:rsidP="00F33D09">
      <w:pPr>
        <w:spacing w:after="0"/>
        <w:contextualSpacing/>
        <w:jc w:val="center"/>
        <w:rPr>
          <w:b/>
          <w:bCs/>
          <w:sz w:val="20"/>
          <w:szCs w:val="20"/>
        </w:rPr>
      </w:pPr>
    </w:p>
    <w:p w14:paraId="6880373F" w14:textId="77777777" w:rsidR="00F33D09" w:rsidRDefault="00F33D09" w:rsidP="00D947B9">
      <w:pPr>
        <w:spacing w:after="0"/>
        <w:ind w:firstLine="709"/>
        <w:rPr>
          <w:rFonts w:cs="Arial"/>
          <w:color w:val="0D0D0D" w:themeColor="text1" w:themeTint="F2"/>
          <w:szCs w:val="24"/>
        </w:rPr>
      </w:pPr>
      <w:r w:rsidRPr="00ED3368">
        <w:rPr>
          <w:rFonts w:cs="Arial"/>
          <w:color w:val="0D0D0D" w:themeColor="text1" w:themeTint="F2"/>
          <w:szCs w:val="24"/>
        </w:rPr>
        <w:t xml:space="preserve">Ademais, o ambiente social familiar exerce influência direta nos estudantes de baixa renda. Muitas vezes lhe faltam suporte, tanto material quanto intelectual, para desenvolver habilidades de escrita argumentativa exigidas pelo ENEM. A análise da distribuição de renda familiar entre os participantes que tiraram nota mil ou zero na redação (Gráfico 5) reforça essa realidade: candidatos com nota máxima concentram-se em famílias com renda superior a cinco salários-mínimos, enquanto cerca de 70% dos que obtêm nota zero vivem em famílias com renda entre menos de um até dois salários-mínimos. Esse panorama demonstra que a renda familiar não apenas afeta o acesso à educação de qualidade, mas também molda o desempenho, demandando políticas públicas voltadas à equidade </w:t>
      </w:r>
      <w:r>
        <w:rPr>
          <w:rFonts w:cs="Arial"/>
          <w:color w:val="0D0D0D" w:themeColor="text1" w:themeTint="F2"/>
          <w:szCs w:val="24"/>
        </w:rPr>
        <w:t>educacional</w:t>
      </w:r>
      <w:r w:rsidRPr="00ED3368">
        <w:rPr>
          <w:rFonts w:cs="Arial"/>
          <w:color w:val="0D0D0D" w:themeColor="text1" w:themeTint="F2"/>
          <w:szCs w:val="24"/>
        </w:rPr>
        <w:t>.</w:t>
      </w:r>
    </w:p>
    <w:p w14:paraId="01B44907" w14:textId="77777777" w:rsidR="00D947B9" w:rsidRDefault="00D947B9" w:rsidP="00D947B9">
      <w:pPr>
        <w:spacing w:after="0"/>
        <w:ind w:firstLine="709"/>
        <w:rPr>
          <w:rFonts w:cs="Arial"/>
          <w:color w:val="0D0D0D" w:themeColor="text1" w:themeTint="F2"/>
          <w:szCs w:val="24"/>
        </w:rPr>
      </w:pPr>
    </w:p>
    <w:p w14:paraId="79384D13" w14:textId="6FCA919E" w:rsidR="00D947B9" w:rsidRDefault="00D947B9" w:rsidP="00D947B9">
      <w:pPr>
        <w:spacing w:after="0"/>
        <w:ind w:firstLine="709"/>
        <w:rPr>
          <w:rFonts w:cs="Arial"/>
          <w:color w:val="0D0D0D" w:themeColor="text1" w:themeTint="F2"/>
          <w:szCs w:val="24"/>
        </w:rPr>
        <w:sectPr w:rsidR="00D947B9" w:rsidSect="00F33D09">
          <w:pgSz w:w="11906" w:h="16838" w:code="9"/>
          <w:pgMar w:top="1701" w:right="1134" w:bottom="1134" w:left="1701" w:header="709" w:footer="709" w:gutter="0"/>
          <w:cols w:space="708"/>
          <w:titlePg/>
          <w:docGrid w:linePitch="360"/>
        </w:sectPr>
      </w:pPr>
    </w:p>
    <w:p w14:paraId="27D388EA" w14:textId="77777777" w:rsidR="00F33D09" w:rsidRDefault="00F33D09" w:rsidP="00ED3368">
      <w:pPr>
        <w:spacing w:after="0" w:line="240" w:lineRule="auto"/>
        <w:contextualSpacing/>
        <w:jc w:val="center"/>
        <w:rPr>
          <w:b/>
          <w:bCs/>
          <w:sz w:val="20"/>
          <w:szCs w:val="20"/>
        </w:rPr>
      </w:pPr>
    </w:p>
    <w:p w14:paraId="5177AF32" w14:textId="77777777" w:rsidR="00ED3368" w:rsidRDefault="00216A11" w:rsidP="00E405D1">
      <w:pPr>
        <w:pStyle w:val="Ttulo1"/>
        <w:numPr>
          <w:ilvl w:val="0"/>
          <w:numId w:val="0"/>
        </w:numPr>
        <w:spacing w:line="720" w:lineRule="auto"/>
        <w:contextualSpacing w:val="0"/>
      </w:pPr>
      <w:bookmarkStart w:id="114" w:name="_Toc214634614"/>
      <w:bookmarkStart w:id="115" w:name="_Toc216250649"/>
      <w:r w:rsidRPr="00216A11">
        <w:t>CONCLUSÃO</w:t>
      </w:r>
      <w:bookmarkEnd w:id="114"/>
      <w:bookmarkEnd w:id="115"/>
    </w:p>
    <w:p w14:paraId="0CC7C10A" w14:textId="77777777" w:rsidR="00177E20" w:rsidRPr="00177E20" w:rsidRDefault="00177E20" w:rsidP="00177E20"/>
    <w:p w14:paraId="683ADA3A" w14:textId="77777777" w:rsidR="00177E20" w:rsidRDefault="00177E20" w:rsidP="00216A11">
      <w:pPr>
        <w:spacing w:after="0" w:line="240" w:lineRule="auto"/>
        <w:contextualSpacing/>
        <w:jc w:val="left"/>
        <w:rPr>
          <w:b/>
          <w:bCs/>
        </w:rPr>
        <w:sectPr w:rsidR="00177E20" w:rsidSect="00040451">
          <w:pgSz w:w="11906" w:h="16838" w:code="9"/>
          <w:pgMar w:top="1701" w:right="1134" w:bottom="1134" w:left="1701" w:header="709" w:footer="709" w:gutter="0"/>
          <w:cols w:space="708"/>
          <w:titlePg/>
          <w:docGrid w:linePitch="360"/>
        </w:sectPr>
      </w:pPr>
    </w:p>
    <w:p w14:paraId="110F4313" w14:textId="73DC7249" w:rsidR="006E6334" w:rsidRPr="00765AFC" w:rsidRDefault="00216A11" w:rsidP="00F33D09">
      <w:pPr>
        <w:pStyle w:val="Ttulo1"/>
        <w:numPr>
          <w:ilvl w:val="0"/>
          <w:numId w:val="0"/>
        </w:numPr>
        <w:spacing w:line="720" w:lineRule="auto"/>
        <w:contextualSpacing w:val="0"/>
      </w:pPr>
      <w:bookmarkStart w:id="116" w:name="_Toc214634615"/>
      <w:bookmarkStart w:id="117" w:name="_Toc216250650"/>
      <w:r w:rsidRPr="006E6334">
        <w:t>APÊNDICE</w:t>
      </w:r>
      <w:del w:id="118" w:author="paulo_63588@UIRAPURU.BR" w:date="2026-03-31T19:53:00Z">
        <w:r w:rsidRPr="006E6334" w:rsidDel="00C773C3">
          <w:delText>S</w:delText>
        </w:r>
      </w:del>
      <w:bookmarkEnd w:id="116"/>
      <w:bookmarkEnd w:id="117"/>
      <w:ins w:id="119" w:author="paulo_63588@UIRAPURU.BR" w:date="2026-03-31T19:53:00Z">
        <w:r w:rsidR="00C773C3">
          <w:t xml:space="preserve"> A</w:t>
        </w:r>
      </w:ins>
    </w:p>
    <w:p w14:paraId="1F55948B" w14:textId="7CFDD5E9" w:rsidR="006B01DC" w:rsidRDefault="006B01DC" w:rsidP="00177E20">
      <w:pPr>
        <w:spacing w:after="0"/>
        <w:contextualSpacing/>
        <w:jc w:val="center"/>
        <w:rPr>
          <w:b/>
          <w:bCs/>
        </w:rPr>
      </w:pPr>
      <w:r w:rsidRPr="00177E20">
        <w:rPr>
          <w:b/>
          <w:bCs/>
        </w:rPr>
        <w:t>Figura 01- Esboço final feito a mão</w:t>
      </w:r>
    </w:p>
    <w:p w14:paraId="7EDEA9A5" w14:textId="77777777" w:rsidR="009E05C9" w:rsidRPr="00177E20" w:rsidRDefault="009E05C9" w:rsidP="00177E20">
      <w:pPr>
        <w:spacing w:after="0" w:line="240" w:lineRule="auto"/>
        <w:contextualSpacing/>
        <w:jc w:val="center"/>
        <w:rPr>
          <w:b/>
          <w:bCs/>
        </w:rPr>
      </w:pPr>
    </w:p>
    <w:p w14:paraId="2B5B410F" w14:textId="0480344B" w:rsidR="00D65AE8" w:rsidRDefault="00D65AE8" w:rsidP="001E2AF2">
      <w:pPr>
        <w:spacing w:after="0"/>
        <w:contextualSpacing/>
        <w:jc w:val="center"/>
        <w:rPr>
          <w:b/>
          <w:bCs/>
        </w:rPr>
      </w:pPr>
      <w:r>
        <w:rPr>
          <w:noProof/>
        </w:rPr>
        <w:drawing>
          <wp:anchor distT="0" distB="0" distL="114300" distR="114300" simplePos="0" relativeHeight="251661312" behindDoc="0" locked="0" layoutInCell="1" allowOverlap="1" wp14:anchorId="56CDBB30" wp14:editId="05B33041">
            <wp:simplePos x="0" y="0"/>
            <wp:positionH relativeFrom="column">
              <wp:posOffset>3810</wp:posOffset>
            </wp:positionH>
            <wp:positionV relativeFrom="paragraph">
              <wp:posOffset>74905</wp:posOffset>
            </wp:positionV>
            <wp:extent cx="5760085" cy="4095750"/>
            <wp:effectExtent l="0" t="0" r="0" b="0"/>
            <wp:wrapTopAndBottom/>
            <wp:docPr id="100427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312" name=""/>
                    <pic:cNvPicPr/>
                  </pic:nvPicPr>
                  <pic:blipFill>
                    <a:blip r:embed="rId26">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anchor>
        </w:drawing>
      </w:r>
    </w:p>
    <w:p w14:paraId="2DF56AF9" w14:textId="1B72219D" w:rsidR="006D2D7D" w:rsidRDefault="001E2AF2" w:rsidP="001E2AF2">
      <w:pPr>
        <w:spacing w:after="0"/>
        <w:contextualSpacing/>
        <w:jc w:val="center"/>
      </w:pPr>
      <w:r>
        <w:rPr>
          <w:b/>
          <w:bCs/>
        </w:rPr>
        <w:t xml:space="preserve">Fonte: </w:t>
      </w:r>
      <w:r w:rsidRPr="001E2AF2">
        <w:t>Elaboração Própria</w:t>
      </w:r>
    </w:p>
    <w:p w14:paraId="13889BAD" w14:textId="0AA3288B" w:rsidR="001E2AF2" w:rsidRDefault="001E2AF2" w:rsidP="00177E20">
      <w:pPr>
        <w:spacing w:after="0"/>
        <w:contextualSpacing/>
        <w:jc w:val="left"/>
      </w:pPr>
      <w:r>
        <w:br w:type="page"/>
      </w:r>
    </w:p>
    <w:p w14:paraId="0DF02B74" w14:textId="116FF4E8" w:rsidR="0075659D" w:rsidRDefault="00232918" w:rsidP="00907902">
      <w:pPr>
        <w:contextualSpacing/>
        <w:jc w:val="left"/>
        <w:rPr>
          <w:b/>
          <w:bCs/>
        </w:rPr>
      </w:pPr>
      <w:r>
        <w:rPr>
          <w:noProof/>
        </w:rPr>
        <w:drawing>
          <wp:anchor distT="0" distB="0" distL="114300" distR="114300" simplePos="0" relativeHeight="251654137" behindDoc="0" locked="0" layoutInCell="1" allowOverlap="1" wp14:anchorId="68F67FD4" wp14:editId="216D4F0F">
            <wp:simplePos x="0" y="0"/>
            <wp:positionH relativeFrom="column">
              <wp:posOffset>3362960</wp:posOffset>
            </wp:positionH>
            <wp:positionV relativeFrom="paragraph">
              <wp:posOffset>1259205</wp:posOffset>
            </wp:positionV>
            <wp:extent cx="2760980" cy="1799590"/>
            <wp:effectExtent l="23495" t="14605" r="24765" b="24765"/>
            <wp:wrapTopAndBottom/>
            <wp:docPr id="24" name="Imagem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537" t="12233" r="7026" b="14499"/>
                    <a:stretch/>
                  </pic:blipFill>
                  <pic:spPr bwMode="auto">
                    <a:xfrm rot="5400000">
                      <a:off x="0" y="0"/>
                      <a:ext cx="2760980" cy="17995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089" behindDoc="0" locked="0" layoutInCell="1" allowOverlap="1" wp14:anchorId="6DF8B42C" wp14:editId="4C69D741">
            <wp:simplePos x="0" y="0"/>
            <wp:positionH relativeFrom="column">
              <wp:posOffset>83185</wp:posOffset>
            </wp:positionH>
            <wp:positionV relativeFrom="paragraph">
              <wp:posOffset>781050</wp:posOffset>
            </wp:positionV>
            <wp:extent cx="1799590" cy="2767965"/>
            <wp:effectExtent l="19050" t="19050" r="10160" b="13335"/>
            <wp:wrapTopAndBottom/>
            <wp:docPr id="4" name="Imagem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206" t="12785" r="8868" b="6374"/>
                    <a:stretch/>
                  </pic:blipFill>
                  <pic:spPr bwMode="auto">
                    <a:xfrm>
                      <a:off x="0" y="0"/>
                      <a:ext cx="1799590" cy="27679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13" behindDoc="0" locked="0" layoutInCell="1" allowOverlap="1" wp14:anchorId="3C730193" wp14:editId="0F13322A">
            <wp:simplePos x="0" y="0"/>
            <wp:positionH relativeFrom="column">
              <wp:posOffset>1974215</wp:posOffset>
            </wp:positionH>
            <wp:positionV relativeFrom="paragraph">
              <wp:posOffset>779780</wp:posOffset>
            </wp:positionV>
            <wp:extent cx="1799590" cy="2764790"/>
            <wp:effectExtent l="19050" t="19050" r="10160" b="16510"/>
            <wp:wrapTopAndBottom/>
            <wp:docPr id="23" name="Imagem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948" t="11787" r="12806" b="7702"/>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1FEE" w:rsidRPr="0097042C">
        <w:rPr>
          <w:b/>
          <w:bCs/>
          <w:noProof/>
        </w:rPr>
        <mc:AlternateContent>
          <mc:Choice Requires="wps">
            <w:drawing>
              <wp:anchor distT="45720" distB="45720" distL="114300" distR="114300" simplePos="0" relativeHeight="252080128" behindDoc="0" locked="0" layoutInCell="1" allowOverlap="1" wp14:anchorId="2D791B69" wp14:editId="0AF1CB61">
                <wp:simplePos x="0" y="0"/>
                <wp:positionH relativeFrom="column">
                  <wp:posOffset>3846195</wp:posOffset>
                </wp:positionH>
                <wp:positionV relativeFrom="paragraph">
                  <wp:posOffset>318135</wp:posOffset>
                </wp:positionV>
                <wp:extent cx="1799590" cy="457200"/>
                <wp:effectExtent l="0" t="0" r="10160" b="19050"/>
                <wp:wrapSquare wrapText="bothSides"/>
                <wp:docPr id="4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427BB365" w14:textId="34D46E65" w:rsidR="005025B1" w:rsidRPr="00233D5B" w:rsidRDefault="005025B1" w:rsidP="0097042C">
                            <w:pPr>
                              <w:jc w:val="center"/>
                              <w:rPr>
                                <w:sz w:val="20"/>
                                <w:szCs w:val="20"/>
                              </w:rPr>
                            </w:pPr>
                            <w:r w:rsidRPr="00233D5B">
                              <w:rPr>
                                <w:sz w:val="20"/>
                                <w:szCs w:val="20"/>
                              </w:rPr>
                              <w:t>Figura 0</w:t>
                            </w:r>
                            <w:r w:rsidR="00F11FEE">
                              <w:rPr>
                                <w:sz w:val="20"/>
                                <w:szCs w:val="20"/>
                              </w:rPr>
                              <w:t>4</w:t>
                            </w:r>
                            <w:r w:rsidRPr="00233D5B">
                              <w:rPr>
                                <w:sz w:val="20"/>
                                <w:szCs w:val="20"/>
                              </w:rPr>
                              <w:t xml:space="preserve"> – </w:t>
                            </w:r>
                            <w:r w:rsidRPr="00233D5B">
                              <w:rPr>
                                <w:color w:val="0D0D0D" w:themeColor="text1" w:themeTint="F2"/>
                                <w:sz w:val="20"/>
                                <w:szCs w:val="20"/>
                              </w:rPr>
                              <w:t>Tela</w:t>
                            </w:r>
                            <w:r w:rsidR="00F11FEE">
                              <w:rPr>
                                <w:color w:val="0D0D0D" w:themeColor="text1" w:themeTint="F2"/>
                                <w:sz w:val="20"/>
                                <w:szCs w:val="20"/>
                              </w:rPr>
                              <w:t>: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791B69" id="_x0000_t202" coordsize="21600,21600" o:spt="202" path="m,l,21600r21600,l21600,xe">
                <v:stroke joinstyle="miter"/>
                <v:path gradientshapeok="t" o:connecttype="rect"/>
              </v:shapetype>
              <v:shape id="Caixa de Texto 2" o:spid="_x0000_s1026" type="#_x0000_t202" style="position:absolute;margin-left:302.85pt;margin-top:25.05pt;width:141.7pt;height:36pt;z-index:25208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">
                <v:textbox>
                  <w:txbxContent>
                    <w:p w14:paraId="427BB365" w14:textId="34D46E65" w:rsidR="005025B1" w:rsidRPr="00233D5B" w:rsidRDefault="005025B1" w:rsidP="0097042C">
                      <w:pPr>
                        <w:jc w:val="center"/>
                        <w:rPr>
                          <w:sz w:val="20"/>
                          <w:szCs w:val="20"/>
                        </w:rPr>
                      </w:pPr>
                      <w:r w:rsidRPr="00233D5B">
                        <w:rPr>
                          <w:sz w:val="20"/>
                          <w:szCs w:val="20"/>
                        </w:rPr>
                        <w:t>Figura 0</w:t>
                      </w:r>
                      <w:r w:rsidR="00F11FEE">
                        <w:rPr>
                          <w:sz w:val="20"/>
                          <w:szCs w:val="20"/>
                        </w:rPr>
                        <w:t>4</w:t>
                      </w:r>
                      <w:r w:rsidRPr="00233D5B">
                        <w:rPr>
                          <w:sz w:val="20"/>
                          <w:szCs w:val="20"/>
                        </w:rPr>
                        <w:t xml:space="preserve"> – </w:t>
                      </w:r>
                      <w:r w:rsidRPr="00233D5B">
                        <w:rPr>
                          <w:color w:val="0D0D0D" w:themeColor="text1" w:themeTint="F2"/>
                          <w:sz w:val="20"/>
                          <w:szCs w:val="20"/>
                        </w:rPr>
                        <w:t>Tela</w:t>
                      </w:r>
                      <w:r w:rsidR="00F11FEE">
                        <w:rPr>
                          <w:color w:val="0D0D0D" w:themeColor="text1" w:themeTint="F2"/>
                          <w:sz w:val="20"/>
                          <w:szCs w:val="20"/>
                        </w:rPr>
                        <w:t>: Login</w:t>
                      </w:r>
                    </w:p>
                  </w:txbxContent>
                </v:textbox>
                <w10:wrap type="square"/>
              </v:shape>
            </w:pict>
          </mc:Fallback>
        </mc:AlternateContent>
      </w:r>
      <w:r w:rsidR="00F11FEE" w:rsidRPr="0097042C">
        <w:rPr>
          <w:b/>
          <w:bCs/>
          <w:noProof/>
        </w:rPr>
        <mc:AlternateContent>
          <mc:Choice Requires="wps">
            <w:drawing>
              <wp:anchor distT="45720" distB="45720" distL="114300" distR="114300" simplePos="0" relativeHeight="251712512" behindDoc="0" locked="0" layoutInCell="1" allowOverlap="1" wp14:anchorId="6C880DBF" wp14:editId="74BBFA4F">
                <wp:simplePos x="0" y="0"/>
                <wp:positionH relativeFrom="column">
                  <wp:posOffset>1969770</wp:posOffset>
                </wp:positionH>
                <wp:positionV relativeFrom="paragraph">
                  <wp:posOffset>318135</wp:posOffset>
                </wp:positionV>
                <wp:extent cx="1799590" cy="457200"/>
                <wp:effectExtent l="0" t="0" r="10160" b="1905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26CEFFE9" w14:textId="33F92A9A" w:rsidR="0097042C" w:rsidRPr="00233D5B" w:rsidRDefault="0097042C" w:rsidP="0097042C">
                            <w:pPr>
                              <w:jc w:val="center"/>
                              <w:rPr>
                                <w:sz w:val="20"/>
                                <w:szCs w:val="20"/>
                              </w:rPr>
                            </w:pPr>
                            <w:r w:rsidRPr="00233D5B">
                              <w:rPr>
                                <w:sz w:val="20"/>
                                <w:szCs w:val="20"/>
                              </w:rPr>
                              <w:t>Figura 0</w:t>
                            </w:r>
                            <w:r w:rsidR="00F11FEE">
                              <w:rPr>
                                <w:sz w:val="20"/>
                                <w:szCs w:val="20"/>
                              </w:rPr>
                              <w:t>3</w:t>
                            </w:r>
                            <w:r w:rsidRPr="00233D5B">
                              <w:rPr>
                                <w:sz w:val="20"/>
                                <w:szCs w:val="20"/>
                              </w:rPr>
                              <w:t xml:space="preserve"> – </w:t>
                            </w:r>
                            <w:r w:rsidRPr="00233D5B">
                              <w:rPr>
                                <w:color w:val="0D0D0D" w:themeColor="text1" w:themeTint="F2"/>
                                <w:sz w:val="20"/>
                                <w:szCs w:val="20"/>
                              </w:rPr>
                              <w:t>Tela</w:t>
                            </w:r>
                            <w:r w:rsidR="00F11FEE">
                              <w:rPr>
                                <w:color w:val="0D0D0D" w:themeColor="text1" w:themeTint="F2"/>
                                <w:sz w:val="20"/>
                                <w:szCs w:val="20"/>
                              </w:rPr>
                              <w:t>: C</w:t>
                            </w:r>
                            <w:r w:rsidR="000258A7" w:rsidRPr="00233D5B">
                              <w:rPr>
                                <w:color w:val="0D0D0D" w:themeColor="text1" w:themeTint="F2"/>
                                <w:sz w:val="20"/>
                                <w:szCs w:val="20"/>
                              </w:rPr>
                              <w:t>ad</w:t>
                            </w:r>
                            <w:r w:rsidR="005025B1">
                              <w:rPr>
                                <w:color w:val="0D0D0D" w:themeColor="text1" w:themeTint="F2"/>
                                <w:sz w:val="20"/>
                                <w:szCs w:val="20"/>
                              </w:rPr>
                              <w:t>astro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80DBF" id="_x0000_s1027" type="#_x0000_t202" style="position:absolute;margin-left:155.1pt;margin-top:25.05pt;width:141.7pt;height:36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5VEDwIAACY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">
                <v:textbox>
                  <w:txbxContent>
                    <w:p w14:paraId="26CEFFE9" w14:textId="33F92A9A" w:rsidR="0097042C" w:rsidRPr="00233D5B" w:rsidRDefault="0097042C" w:rsidP="0097042C">
                      <w:pPr>
                        <w:jc w:val="center"/>
                        <w:rPr>
                          <w:sz w:val="20"/>
                          <w:szCs w:val="20"/>
                        </w:rPr>
                      </w:pPr>
                      <w:r w:rsidRPr="00233D5B">
                        <w:rPr>
                          <w:sz w:val="20"/>
                          <w:szCs w:val="20"/>
                        </w:rPr>
                        <w:t>Figura 0</w:t>
                      </w:r>
                      <w:r w:rsidR="00F11FEE">
                        <w:rPr>
                          <w:sz w:val="20"/>
                          <w:szCs w:val="20"/>
                        </w:rPr>
                        <w:t>3</w:t>
                      </w:r>
                      <w:r w:rsidRPr="00233D5B">
                        <w:rPr>
                          <w:sz w:val="20"/>
                          <w:szCs w:val="20"/>
                        </w:rPr>
                        <w:t xml:space="preserve"> – </w:t>
                      </w:r>
                      <w:r w:rsidRPr="00233D5B">
                        <w:rPr>
                          <w:color w:val="0D0D0D" w:themeColor="text1" w:themeTint="F2"/>
                          <w:sz w:val="20"/>
                          <w:szCs w:val="20"/>
                        </w:rPr>
                        <w:t>Tela</w:t>
                      </w:r>
                      <w:r w:rsidR="00F11FEE">
                        <w:rPr>
                          <w:color w:val="0D0D0D" w:themeColor="text1" w:themeTint="F2"/>
                          <w:sz w:val="20"/>
                          <w:szCs w:val="20"/>
                        </w:rPr>
                        <w:t>: C</w:t>
                      </w:r>
                      <w:r w:rsidR="000258A7" w:rsidRPr="00233D5B">
                        <w:rPr>
                          <w:color w:val="0D0D0D" w:themeColor="text1" w:themeTint="F2"/>
                          <w:sz w:val="20"/>
                          <w:szCs w:val="20"/>
                        </w:rPr>
                        <w:t>ad</w:t>
                      </w:r>
                      <w:r w:rsidR="005025B1">
                        <w:rPr>
                          <w:color w:val="0D0D0D" w:themeColor="text1" w:themeTint="F2"/>
                          <w:sz w:val="20"/>
                          <w:szCs w:val="20"/>
                        </w:rPr>
                        <w:t>astro</w:t>
                      </w:r>
                    </w:p>
                  </w:txbxContent>
                </v:textbox>
                <w10:wrap type="square"/>
              </v:shape>
            </w:pict>
          </mc:Fallback>
        </mc:AlternateContent>
      </w:r>
      <w:r w:rsidR="00F11FEE" w:rsidRPr="0097042C">
        <w:rPr>
          <w:b/>
          <w:bCs/>
          <w:noProof/>
        </w:rPr>
        <mc:AlternateContent>
          <mc:Choice Requires="wps">
            <w:drawing>
              <wp:anchor distT="45720" distB="45720" distL="114300" distR="114300" simplePos="0" relativeHeight="251710464" behindDoc="0" locked="0" layoutInCell="1" allowOverlap="1" wp14:anchorId="1CA93A20" wp14:editId="3C7DA4A0">
                <wp:simplePos x="0" y="0"/>
                <wp:positionH relativeFrom="column">
                  <wp:posOffset>86360</wp:posOffset>
                </wp:positionH>
                <wp:positionV relativeFrom="paragraph">
                  <wp:posOffset>318135</wp:posOffset>
                </wp:positionV>
                <wp:extent cx="1799590" cy="457200"/>
                <wp:effectExtent l="0" t="0" r="10160" b="19050"/>
                <wp:wrapTopAndBottom/>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1E7E2011" w14:textId="7C0D9016" w:rsidR="0097042C" w:rsidRPr="00643587" w:rsidRDefault="0097042C" w:rsidP="0097042C">
                            <w:pPr>
                              <w:jc w:val="center"/>
                              <w:rPr>
                                <w:sz w:val="20"/>
                                <w:szCs w:val="20"/>
                              </w:rPr>
                            </w:pPr>
                            <w:r w:rsidRPr="00643587">
                              <w:rPr>
                                <w:sz w:val="20"/>
                                <w:szCs w:val="20"/>
                              </w:rPr>
                              <w:t>Figura 0</w:t>
                            </w:r>
                            <w:r w:rsidR="00F11FEE">
                              <w:rPr>
                                <w:sz w:val="20"/>
                                <w:szCs w:val="20"/>
                              </w:rPr>
                              <w:t>2</w:t>
                            </w:r>
                            <w:r w:rsidRPr="00643587">
                              <w:rPr>
                                <w:sz w:val="20"/>
                                <w:szCs w:val="20"/>
                              </w:rPr>
                              <w:t xml:space="preserve"> – </w:t>
                            </w:r>
                            <w:r w:rsidRPr="00643587">
                              <w:rPr>
                                <w:color w:val="0D0D0D" w:themeColor="text1" w:themeTint="F2"/>
                                <w:sz w:val="20"/>
                                <w:szCs w:val="20"/>
                              </w:rPr>
                              <w:t>Tela</w:t>
                            </w:r>
                            <w:r w:rsidR="00F11FEE">
                              <w:rPr>
                                <w:color w:val="0D0D0D" w:themeColor="text1" w:themeTint="F2"/>
                                <w:sz w:val="20"/>
                                <w:szCs w:val="20"/>
                              </w:rPr>
                              <w:t>: I</w:t>
                            </w:r>
                            <w:r w:rsidR="005025B1">
                              <w:rPr>
                                <w:color w:val="0D0D0D" w:themeColor="text1" w:themeTint="F2"/>
                                <w:sz w:val="20"/>
                                <w:szCs w:val="20"/>
                              </w:rPr>
                              <w:t>nicial do aplicativo</w:t>
                            </w:r>
                          </w:p>
                          <w:p w14:paraId="2C23A312" w14:textId="77777777" w:rsidR="00A10B24" w:rsidRPr="00643587" w:rsidRDefault="00A10B24">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93A20" id="_x0000_s1028" type="#_x0000_t202" style="position:absolute;margin-left:6.8pt;margin-top:25.05pt;width:141.7pt;height:36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VeFEQIAACY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">
                <v:textbox>
                  <w:txbxContent>
                    <w:p w14:paraId="1E7E2011" w14:textId="7C0D9016" w:rsidR="0097042C" w:rsidRPr="00643587" w:rsidRDefault="0097042C" w:rsidP="0097042C">
                      <w:pPr>
                        <w:jc w:val="center"/>
                        <w:rPr>
                          <w:sz w:val="20"/>
                          <w:szCs w:val="20"/>
                        </w:rPr>
                      </w:pPr>
                      <w:r w:rsidRPr="00643587">
                        <w:rPr>
                          <w:sz w:val="20"/>
                          <w:szCs w:val="20"/>
                        </w:rPr>
                        <w:t>Figura 0</w:t>
                      </w:r>
                      <w:r w:rsidR="00F11FEE">
                        <w:rPr>
                          <w:sz w:val="20"/>
                          <w:szCs w:val="20"/>
                        </w:rPr>
                        <w:t>2</w:t>
                      </w:r>
                      <w:r w:rsidRPr="00643587">
                        <w:rPr>
                          <w:sz w:val="20"/>
                          <w:szCs w:val="20"/>
                        </w:rPr>
                        <w:t xml:space="preserve"> – </w:t>
                      </w:r>
                      <w:r w:rsidRPr="00643587">
                        <w:rPr>
                          <w:color w:val="0D0D0D" w:themeColor="text1" w:themeTint="F2"/>
                          <w:sz w:val="20"/>
                          <w:szCs w:val="20"/>
                        </w:rPr>
                        <w:t>Tela</w:t>
                      </w:r>
                      <w:r w:rsidR="00F11FEE">
                        <w:rPr>
                          <w:color w:val="0D0D0D" w:themeColor="text1" w:themeTint="F2"/>
                          <w:sz w:val="20"/>
                          <w:szCs w:val="20"/>
                        </w:rPr>
                        <w:t>: I</w:t>
                      </w:r>
                      <w:r w:rsidR="005025B1">
                        <w:rPr>
                          <w:color w:val="0D0D0D" w:themeColor="text1" w:themeTint="F2"/>
                          <w:sz w:val="20"/>
                          <w:szCs w:val="20"/>
                        </w:rPr>
                        <w:t>nicial do aplicativo</w:t>
                      </w:r>
                    </w:p>
                    <w:p w14:paraId="2C23A312" w14:textId="77777777" w:rsidR="00A10B24" w:rsidRPr="00643587" w:rsidRDefault="00A10B24">
                      <w:pPr>
                        <w:rPr>
                          <w:sz w:val="20"/>
                          <w:szCs w:val="20"/>
                        </w:rPr>
                      </w:pPr>
                    </w:p>
                  </w:txbxContent>
                </v:textbox>
                <w10:wrap type="topAndBottom"/>
              </v:shape>
            </w:pict>
          </mc:Fallback>
        </mc:AlternateContent>
      </w:r>
      <w:r w:rsidR="00EE727E">
        <w:rPr>
          <w:b/>
          <w:bCs/>
        </w:rPr>
        <w:t xml:space="preserve">Android - </w:t>
      </w:r>
      <w:r w:rsidR="00216A11" w:rsidRPr="00216A11">
        <w:rPr>
          <w:b/>
          <w:bCs/>
        </w:rPr>
        <w:t>Prototipagem - De baixa definição</w:t>
      </w:r>
    </w:p>
    <w:p w14:paraId="1BAD280C" w14:textId="40D9C5B1" w:rsidR="00907902" w:rsidRPr="0097042C" w:rsidRDefault="00907902" w:rsidP="0097042C">
      <w:pPr>
        <w:contextualSpacing/>
        <w:jc w:val="left"/>
        <w:rPr>
          <w:b/>
          <w:bCs/>
        </w:rPr>
      </w:pPr>
    </w:p>
    <w:p w14:paraId="274A3062" w14:textId="48818340" w:rsidR="0097042C" w:rsidRDefault="0097042C" w:rsidP="00907902">
      <w:pPr>
        <w:spacing w:after="0"/>
        <w:contextualSpacing/>
        <w:jc w:val="center"/>
        <w:rPr>
          <w:noProof/>
        </w:rPr>
      </w:pPr>
    </w:p>
    <w:p w14:paraId="35D2F47F" w14:textId="40D5BCBC" w:rsidR="00520149" w:rsidRDefault="00520149" w:rsidP="00197AC3">
      <w:pPr>
        <w:spacing w:after="0"/>
        <w:contextualSpacing/>
        <w:jc w:val="center"/>
        <w:rPr>
          <w:b/>
          <w:bCs/>
        </w:rPr>
      </w:pPr>
    </w:p>
    <w:p w14:paraId="72C7B380" w14:textId="615395C1" w:rsidR="00F11FEE" w:rsidRDefault="00232918" w:rsidP="00197AC3">
      <w:pPr>
        <w:spacing w:after="0"/>
        <w:contextualSpacing/>
        <w:jc w:val="center"/>
        <w:rPr>
          <w:b/>
          <w:bCs/>
        </w:rPr>
      </w:pPr>
      <w:r>
        <w:rPr>
          <w:noProof/>
        </w:rPr>
        <w:drawing>
          <wp:anchor distT="0" distB="0" distL="114300" distR="114300" simplePos="0" relativeHeight="252096512" behindDoc="0" locked="0" layoutInCell="1" allowOverlap="1" wp14:anchorId="3240E1E6" wp14:editId="6D229BA2">
            <wp:simplePos x="0" y="0"/>
            <wp:positionH relativeFrom="column">
              <wp:posOffset>3842385</wp:posOffset>
            </wp:positionH>
            <wp:positionV relativeFrom="paragraph">
              <wp:posOffset>771420</wp:posOffset>
            </wp:positionV>
            <wp:extent cx="1799590" cy="2764790"/>
            <wp:effectExtent l="19050" t="19050" r="10160" b="16510"/>
            <wp:wrapTopAndBottom/>
            <wp:docPr id="195" name="Imagem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66169" t="3350" r="3783" b="8508"/>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94464" behindDoc="0" locked="0" layoutInCell="1" allowOverlap="1" wp14:anchorId="23518263" wp14:editId="65454DB8">
            <wp:simplePos x="0" y="0"/>
            <wp:positionH relativeFrom="column">
              <wp:posOffset>93240</wp:posOffset>
            </wp:positionH>
            <wp:positionV relativeFrom="paragraph">
              <wp:posOffset>775335</wp:posOffset>
            </wp:positionV>
            <wp:extent cx="1799590" cy="2764790"/>
            <wp:effectExtent l="19050" t="19050" r="10160" b="16510"/>
            <wp:wrapTopAndBottom/>
            <wp:docPr id="193" name="Imagem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144" t="7476" r="66980" b="10041"/>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95488" behindDoc="0" locked="0" layoutInCell="1" allowOverlap="1" wp14:anchorId="72EBBB02" wp14:editId="5EA4E527">
            <wp:simplePos x="0" y="0"/>
            <wp:positionH relativeFrom="column">
              <wp:posOffset>1974850</wp:posOffset>
            </wp:positionH>
            <wp:positionV relativeFrom="paragraph">
              <wp:posOffset>774700</wp:posOffset>
            </wp:positionV>
            <wp:extent cx="1799590" cy="2764790"/>
            <wp:effectExtent l="19050" t="19050" r="10160" b="16510"/>
            <wp:wrapTopAndBottom/>
            <wp:docPr id="194" name="Imagem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5748" t="4382" r="37554" b="7490"/>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4F48" w:rsidRPr="0097042C">
        <w:rPr>
          <w:b/>
          <w:bCs/>
          <w:noProof/>
        </w:rPr>
        <mc:AlternateContent>
          <mc:Choice Requires="wps">
            <w:drawing>
              <wp:anchor distT="45720" distB="45720" distL="114300" distR="114300" simplePos="0" relativeHeight="252086272" behindDoc="0" locked="0" layoutInCell="1" allowOverlap="1" wp14:anchorId="0102FC6B" wp14:editId="4F764030">
                <wp:simplePos x="0" y="0"/>
                <wp:positionH relativeFrom="column">
                  <wp:posOffset>3839845</wp:posOffset>
                </wp:positionH>
                <wp:positionV relativeFrom="paragraph">
                  <wp:posOffset>301625</wp:posOffset>
                </wp:positionV>
                <wp:extent cx="1799590" cy="462915"/>
                <wp:effectExtent l="0" t="0" r="10160" b="13335"/>
                <wp:wrapSquare wrapText="bothSides"/>
                <wp:docPr id="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2915"/>
                        </a:xfrm>
                        <a:prstGeom prst="rect">
                          <a:avLst/>
                        </a:prstGeom>
                        <a:solidFill>
                          <a:srgbClr val="FFFFFF"/>
                        </a:solidFill>
                        <a:ln w="9525">
                          <a:solidFill>
                            <a:srgbClr val="000000"/>
                          </a:solidFill>
                          <a:miter lim="800000"/>
                          <a:headEnd/>
                          <a:tailEnd/>
                        </a:ln>
                      </wps:spPr>
                      <wps:txbx>
                        <w:txbxContent>
                          <w:p w14:paraId="5EA91171" w14:textId="2529CFE8" w:rsidR="00DE4F48" w:rsidRPr="00F11FEE" w:rsidRDefault="00DE4F48" w:rsidP="00DE4F48">
                            <w:pPr>
                              <w:jc w:val="center"/>
                              <w:rPr>
                                <w:sz w:val="20"/>
                                <w:szCs w:val="20"/>
                              </w:rPr>
                            </w:pPr>
                            <w:r w:rsidRPr="00F11FEE">
                              <w:rPr>
                                <w:sz w:val="20"/>
                                <w:szCs w:val="20"/>
                              </w:rPr>
                              <w:t>Figura 0</w:t>
                            </w:r>
                            <w:r>
                              <w:rPr>
                                <w:sz w:val="20"/>
                                <w:szCs w:val="20"/>
                              </w:rPr>
                              <w:t>7</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 xml:space="preserve">squeceu a senha </w:t>
                            </w:r>
                            <w:r>
                              <w:rPr>
                                <w:color w:val="0D0D0D" w:themeColor="text1" w:themeTint="F2"/>
                                <w:sz w:val="20"/>
                                <w:szCs w:val="20"/>
                              </w:rPr>
                              <w:t>– Nova senha</w:t>
                            </w:r>
                          </w:p>
                          <w:p w14:paraId="0E0319BD" w14:textId="39828159" w:rsidR="005025B1" w:rsidRPr="00233D5B" w:rsidRDefault="005025B1" w:rsidP="0097042C">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2FC6B" id="_x0000_s1029" type="#_x0000_t202" style="position:absolute;left:0;text-align:left;margin-left:302.35pt;margin-top:23.75pt;width:141.7pt;height:36.45pt;z-index:252086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">
                <v:textbox>
                  <w:txbxContent>
                    <w:p w14:paraId="5EA91171" w14:textId="2529CFE8" w:rsidR="00DE4F48" w:rsidRPr="00F11FEE" w:rsidRDefault="00DE4F48" w:rsidP="00DE4F48">
                      <w:pPr>
                        <w:jc w:val="center"/>
                        <w:rPr>
                          <w:sz w:val="20"/>
                          <w:szCs w:val="20"/>
                        </w:rPr>
                      </w:pPr>
                      <w:r w:rsidRPr="00F11FEE">
                        <w:rPr>
                          <w:sz w:val="20"/>
                          <w:szCs w:val="20"/>
                        </w:rPr>
                        <w:t>Figura 0</w:t>
                      </w:r>
                      <w:r>
                        <w:rPr>
                          <w:sz w:val="20"/>
                          <w:szCs w:val="20"/>
                        </w:rPr>
                        <w:t>7</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 xml:space="preserve">squeceu a senha </w:t>
                      </w:r>
                      <w:r>
                        <w:rPr>
                          <w:color w:val="0D0D0D" w:themeColor="text1" w:themeTint="F2"/>
                          <w:sz w:val="20"/>
                          <w:szCs w:val="20"/>
                        </w:rPr>
                        <w:t>– Nova senha</w:t>
                      </w:r>
                    </w:p>
                    <w:p w14:paraId="0E0319BD" w14:textId="39828159" w:rsidR="005025B1" w:rsidRPr="00233D5B" w:rsidRDefault="005025B1" w:rsidP="0097042C">
                      <w:pPr>
                        <w:jc w:val="center"/>
                        <w:rPr>
                          <w:sz w:val="20"/>
                          <w:szCs w:val="20"/>
                        </w:rPr>
                      </w:pPr>
                    </w:p>
                  </w:txbxContent>
                </v:textbox>
                <w10:wrap type="square"/>
              </v:shape>
            </w:pict>
          </mc:Fallback>
        </mc:AlternateContent>
      </w:r>
      <w:r w:rsidR="00DE4F48" w:rsidRPr="0097042C">
        <w:rPr>
          <w:b/>
          <w:bCs/>
          <w:noProof/>
        </w:rPr>
        <mc:AlternateContent>
          <mc:Choice Requires="wps">
            <w:drawing>
              <wp:anchor distT="45720" distB="45720" distL="114300" distR="114300" simplePos="0" relativeHeight="252084224" behindDoc="0" locked="0" layoutInCell="1" allowOverlap="1" wp14:anchorId="4BCDF048" wp14:editId="0E25021E">
                <wp:simplePos x="0" y="0"/>
                <wp:positionH relativeFrom="column">
                  <wp:posOffset>1969770</wp:posOffset>
                </wp:positionH>
                <wp:positionV relativeFrom="paragraph">
                  <wp:posOffset>294640</wp:posOffset>
                </wp:positionV>
                <wp:extent cx="1799590" cy="469900"/>
                <wp:effectExtent l="0" t="0" r="10160" b="25400"/>
                <wp:wrapSquare wrapText="bothSides"/>
                <wp:docPr id="4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9900"/>
                        </a:xfrm>
                        <a:prstGeom prst="rect">
                          <a:avLst/>
                        </a:prstGeom>
                        <a:solidFill>
                          <a:srgbClr val="FFFFFF"/>
                        </a:solidFill>
                        <a:ln w="9525">
                          <a:solidFill>
                            <a:srgbClr val="000000"/>
                          </a:solidFill>
                          <a:miter lim="800000"/>
                          <a:headEnd/>
                          <a:tailEnd/>
                        </a:ln>
                      </wps:spPr>
                      <wps:txbx>
                        <w:txbxContent>
                          <w:p w14:paraId="59793152" w14:textId="64A8C460" w:rsidR="00DE4F48" w:rsidRPr="00F11FEE" w:rsidRDefault="00DE4F48" w:rsidP="00DE4F48">
                            <w:pPr>
                              <w:jc w:val="center"/>
                              <w:rPr>
                                <w:sz w:val="20"/>
                                <w:szCs w:val="20"/>
                              </w:rPr>
                            </w:pPr>
                            <w:r w:rsidRPr="00F11FEE">
                              <w:rPr>
                                <w:sz w:val="20"/>
                                <w:szCs w:val="20"/>
                              </w:rPr>
                              <w:t xml:space="preserve">Figura 06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squeceu a senha -</w:t>
                            </w:r>
                            <w:r>
                              <w:rPr>
                                <w:color w:val="0D0D0D" w:themeColor="text1" w:themeTint="F2"/>
                                <w:sz w:val="20"/>
                                <w:szCs w:val="20"/>
                              </w:rPr>
                              <w:t xml:space="preserve"> Código</w:t>
                            </w:r>
                          </w:p>
                          <w:p w14:paraId="36F61A4C" w14:textId="1E5FBA42" w:rsidR="005025B1" w:rsidRPr="00233D5B" w:rsidRDefault="005025B1" w:rsidP="0097042C">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DF048" id="_x0000_s1030" type="#_x0000_t202" style="position:absolute;left:0;text-align:left;margin-left:155.1pt;margin-top:23.2pt;width:141.7pt;height:37pt;z-index:252084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">
                <v:textbox>
                  <w:txbxContent>
                    <w:p w14:paraId="59793152" w14:textId="64A8C460" w:rsidR="00DE4F48" w:rsidRPr="00F11FEE" w:rsidRDefault="00DE4F48" w:rsidP="00DE4F48">
                      <w:pPr>
                        <w:jc w:val="center"/>
                        <w:rPr>
                          <w:sz w:val="20"/>
                          <w:szCs w:val="20"/>
                        </w:rPr>
                      </w:pPr>
                      <w:r w:rsidRPr="00F11FEE">
                        <w:rPr>
                          <w:sz w:val="20"/>
                          <w:szCs w:val="20"/>
                        </w:rPr>
                        <w:t xml:space="preserve">Figura 06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squeceu a senha -</w:t>
                      </w:r>
                      <w:r>
                        <w:rPr>
                          <w:color w:val="0D0D0D" w:themeColor="text1" w:themeTint="F2"/>
                          <w:sz w:val="20"/>
                          <w:szCs w:val="20"/>
                        </w:rPr>
                        <w:t xml:space="preserve"> Código</w:t>
                      </w:r>
                    </w:p>
                    <w:p w14:paraId="36F61A4C" w14:textId="1E5FBA42" w:rsidR="005025B1" w:rsidRPr="00233D5B" w:rsidRDefault="005025B1" w:rsidP="0097042C">
                      <w:pPr>
                        <w:jc w:val="center"/>
                        <w:rPr>
                          <w:sz w:val="20"/>
                          <w:szCs w:val="20"/>
                        </w:rPr>
                      </w:pPr>
                    </w:p>
                  </w:txbxContent>
                </v:textbox>
                <w10:wrap type="square"/>
              </v:shape>
            </w:pict>
          </mc:Fallback>
        </mc:AlternateContent>
      </w:r>
      <w:r w:rsidR="00F11FEE" w:rsidRPr="0097042C">
        <w:rPr>
          <w:b/>
          <w:bCs/>
          <w:noProof/>
        </w:rPr>
        <mc:AlternateContent>
          <mc:Choice Requires="wps">
            <w:drawing>
              <wp:anchor distT="45720" distB="45720" distL="114300" distR="114300" simplePos="0" relativeHeight="252082176" behindDoc="0" locked="0" layoutInCell="1" allowOverlap="1" wp14:anchorId="79A40F05" wp14:editId="09D4F907">
                <wp:simplePos x="0" y="0"/>
                <wp:positionH relativeFrom="column">
                  <wp:posOffset>93345</wp:posOffset>
                </wp:positionH>
                <wp:positionV relativeFrom="paragraph">
                  <wp:posOffset>299605</wp:posOffset>
                </wp:positionV>
                <wp:extent cx="1799590" cy="463550"/>
                <wp:effectExtent l="0" t="0" r="10160" b="12700"/>
                <wp:wrapSquare wrapText="bothSides"/>
                <wp:docPr id="4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3550"/>
                        </a:xfrm>
                        <a:prstGeom prst="rect">
                          <a:avLst/>
                        </a:prstGeom>
                        <a:solidFill>
                          <a:srgbClr val="FFFFFF"/>
                        </a:solidFill>
                        <a:ln w="9525">
                          <a:solidFill>
                            <a:srgbClr val="000000"/>
                          </a:solidFill>
                          <a:miter lim="800000"/>
                          <a:headEnd/>
                          <a:tailEnd/>
                        </a:ln>
                      </wps:spPr>
                      <wps:txbx>
                        <w:txbxContent>
                          <w:p w14:paraId="6FBE5133" w14:textId="3A45AF38" w:rsidR="00DE4F48" w:rsidRPr="00F11FEE" w:rsidRDefault="00DE4F48" w:rsidP="00DE4F48">
                            <w:pPr>
                              <w:jc w:val="center"/>
                              <w:rPr>
                                <w:sz w:val="20"/>
                                <w:szCs w:val="20"/>
                              </w:rPr>
                            </w:pPr>
                            <w:r w:rsidRPr="00F11FEE">
                              <w:rPr>
                                <w:sz w:val="20"/>
                                <w:szCs w:val="20"/>
                              </w:rPr>
                              <w:t>Figura 0</w:t>
                            </w:r>
                            <w:r>
                              <w:rPr>
                                <w:sz w:val="20"/>
                                <w:szCs w:val="20"/>
                              </w:rPr>
                              <w:t>5</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squeceu a senha -</w:t>
                            </w:r>
                            <w:r>
                              <w:rPr>
                                <w:color w:val="0D0D0D" w:themeColor="text1" w:themeTint="F2"/>
                                <w:sz w:val="20"/>
                                <w:szCs w:val="20"/>
                              </w:rPr>
                              <w:t xml:space="preserve"> </w:t>
                            </w:r>
                            <w:r w:rsidRPr="00F11FEE">
                              <w:rPr>
                                <w:color w:val="0D0D0D" w:themeColor="text1" w:themeTint="F2"/>
                                <w:sz w:val="20"/>
                                <w:szCs w:val="20"/>
                              </w:rPr>
                              <w:t>Email</w:t>
                            </w:r>
                          </w:p>
                          <w:p w14:paraId="2B880C30" w14:textId="5768EFA4" w:rsidR="005025B1" w:rsidRPr="00233D5B" w:rsidRDefault="005025B1" w:rsidP="0097042C">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40F05" id="_x0000_s1031" type="#_x0000_t202" style="position:absolute;left:0;text-align:left;margin-left:7.35pt;margin-top:23.6pt;width:141.7pt;height:36.5pt;z-index:25208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">
                <v:textbox>
                  <w:txbxContent>
                    <w:p w14:paraId="6FBE5133" w14:textId="3A45AF38" w:rsidR="00DE4F48" w:rsidRPr="00F11FEE" w:rsidRDefault="00DE4F48" w:rsidP="00DE4F48">
                      <w:pPr>
                        <w:jc w:val="center"/>
                        <w:rPr>
                          <w:sz w:val="20"/>
                          <w:szCs w:val="20"/>
                        </w:rPr>
                      </w:pPr>
                      <w:r w:rsidRPr="00F11FEE">
                        <w:rPr>
                          <w:sz w:val="20"/>
                          <w:szCs w:val="20"/>
                        </w:rPr>
                        <w:t>Figura 0</w:t>
                      </w:r>
                      <w:r>
                        <w:rPr>
                          <w:sz w:val="20"/>
                          <w:szCs w:val="20"/>
                        </w:rPr>
                        <w:t>5</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w:t>
                      </w:r>
                      <w:r w:rsidRPr="00F11FEE">
                        <w:rPr>
                          <w:color w:val="0D0D0D" w:themeColor="text1" w:themeTint="F2"/>
                          <w:sz w:val="20"/>
                          <w:szCs w:val="20"/>
                        </w:rPr>
                        <w:t>squeceu a senha -</w:t>
                      </w:r>
                      <w:r>
                        <w:rPr>
                          <w:color w:val="0D0D0D" w:themeColor="text1" w:themeTint="F2"/>
                          <w:sz w:val="20"/>
                          <w:szCs w:val="20"/>
                        </w:rPr>
                        <w:t xml:space="preserve"> </w:t>
                      </w:r>
                      <w:r w:rsidRPr="00F11FEE">
                        <w:rPr>
                          <w:color w:val="0D0D0D" w:themeColor="text1" w:themeTint="F2"/>
                          <w:sz w:val="20"/>
                          <w:szCs w:val="20"/>
                        </w:rPr>
                        <w:t>Email</w:t>
                      </w:r>
                    </w:p>
                    <w:p w14:paraId="2B880C30" w14:textId="5768EFA4" w:rsidR="005025B1" w:rsidRPr="00233D5B" w:rsidRDefault="005025B1" w:rsidP="0097042C">
                      <w:pPr>
                        <w:jc w:val="center"/>
                        <w:rPr>
                          <w:sz w:val="20"/>
                          <w:szCs w:val="20"/>
                        </w:rPr>
                      </w:pPr>
                    </w:p>
                  </w:txbxContent>
                </v:textbox>
                <w10:wrap type="square"/>
              </v:shape>
            </w:pict>
          </mc:Fallback>
        </mc:AlternateContent>
      </w:r>
    </w:p>
    <w:p w14:paraId="5FDB43BA" w14:textId="146A33C5" w:rsidR="00F11FEE" w:rsidRDefault="00F11FEE" w:rsidP="00197AC3">
      <w:pPr>
        <w:spacing w:after="0"/>
        <w:contextualSpacing/>
        <w:jc w:val="center"/>
        <w:rPr>
          <w:b/>
          <w:bCs/>
        </w:rPr>
      </w:pPr>
    </w:p>
    <w:p w14:paraId="0D4A5655" w14:textId="4F9E876C" w:rsidR="00197AC3" w:rsidRDefault="0075659D" w:rsidP="00197AC3">
      <w:pPr>
        <w:spacing w:after="0"/>
        <w:contextualSpacing/>
        <w:jc w:val="center"/>
      </w:pPr>
      <w:r>
        <w:rPr>
          <w:b/>
          <w:bCs/>
        </w:rPr>
        <w:t xml:space="preserve">Fonte: </w:t>
      </w:r>
      <w:r w:rsidRPr="001E2AF2">
        <w:t>Elaboração Própria</w:t>
      </w:r>
      <w:r w:rsidR="00197AC3">
        <w:br w:type="page"/>
      </w:r>
    </w:p>
    <w:p w14:paraId="4D4E09E1" w14:textId="3BBD0109" w:rsidR="0097042C" w:rsidRDefault="00232918" w:rsidP="0097042C">
      <w:pPr>
        <w:spacing w:after="0"/>
        <w:contextualSpacing/>
        <w:jc w:val="center"/>
        <w:rPr>
          <w:noProof/>
        </w:rPr>
      </w:pPr>
      <w:r>
        <w:rPr>
          <w:noProof/>
        </w:rPr>
        <w:drawing>
          <wp:anchor distT="0" distB="0" distL="114300" distR="114300" simplePos="0" relativeHeight="252092416" behindDoc="0" locked="0" layoutInCell="1" allowOverlap="1" wp14:anchorId="2B51CEE8" wp14:editId="3FB98D2D">
            <wp:simplePos x="0" y="0"/>
            <wp:positionH relativeFrom="column">
              <wp:posOffset>-389890</wp:posOffset>
            </wp:positionH>
            <wp:positionV relativeFrom="paragraph">
              <wp:posOffset>941070</wp:posOffset>
            </wp:positionV>
            <wp:extent cx="2743200" cy="1799590"/>
            <wp:effectExtent l="14605" t="23495" r="14605" b="14605"/>
            <wp:wrapTopAndBottom/>
            <wp:docPr id="192" name="Imagem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5169" t="10479" r="5345" b="8789"/>
                    <a:stretch/>
                  </pic:blipFill>
                  <pic:spPr bwMode="auto">
                    <a:xfrm rot="5400000">
                      <a:off x="0" y="0"/>
                      <a:ext cx="2743200" cy="17995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0" locked="0" layoutInCell="1" allowOverlap="1" wp14:anchorId="3746E573" wp14:editId="49CFB0AC">
            <wp:simplePos x="0" y="0"/>
            <wp:positionH relativeFrom="column">
              <wp:posOffset>3858260</wp:posOffset>
            </wp:positionH>
            <wp:positionV relativeFrom="paragraph">
              <wp:posOffset>453390</wp:posOffset>
            </wp:positionV>
            <wp:extent cx="1799590" cy="2764790"/>
            <wp:effectExtent l="19050" t="19050" r="10160" b="16510"/>
            <wp:wrapTopAndBottom/>
            <wp:docPr id="11" name="Imagem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846" t="12471" r="6097" b="6585"/>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52480" behindDoc="0" locked="0" layoutInCell="1" allowOverlap="1" wp14:anchorId="53006A9C" wp14:editId="5CDD85CE">
            <wp:simplePos x="0" y="0"/>
            <wp:positionH relativeFrom="column">
              <wp:posOffset>1972945</wp:posOffset>
            </wp:positionH>
            <wp:positionV relativeFrom="paragraph">
              <wp:posOffset>462915</wp:posOffset>
            </wp:positionV>
            <wp:extent cx="1799590" cy="2764790"/>
            <wp:effectExtent l="19050" t="19050" r="10160" b="16510"/>
            <wp:wrapTopAndBottom/>
            <wp:docPr id="6" name="Image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0281" t="10570" r="14572" b="4760"/>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5EA3" w:rsidRPr="0097042C">
        <w:rPr>
          <w:b/>
          <w:bCs/>
          <w:noProof/>
        </w:rPr>
        <mc:AlternateContent>
          <mc:Choice Requires="wps">
            <w:drawing>
              <wp:anchor distT="45720" distB="45720" distL="114300" distR="114300" simplePos="0" relativeHeight="251717632" behindDoc="0" locked="0" layoutInCell="1" allowOverlap="1" wp14:anchorId="768733D7" wp14:editId="5A5338A8">
                <wp:simplePos x="0" y="0"/>
                <wp:positionH relativeFrom="column">
                  <wp:posOffset>81915</wp:posOffset>
                </wp:positionH>
                <wp:positionV relativeFrom="paragraph">
                  <wp:posOffset>0</wp:posOffset>
                </wp:positionV>
                <wp:extent cx="1799590" cy="458932"/>
                <wp:effectExtent l="0" t="0" r="10160" b="17780"/>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932"/>
                        </a:xfrm>
                        <a:prstGeom prst="rect">
                          <a:avLst/>
                        </a:prstGeom>
                        <a:solidFill>
                          <a:srgbClr val="FFFFFF"/>
                        </a:solidFill>
                        <a:ln w="9525">
                          <a:solidFill>
                            <a:srgbClr val="000000"/>
                          </a:solidFill>
                          <a:miter lim="800000"/>
                          <a:headEnd/>
                          <a:tailEnd/>
                        </a:ln>
                      </wps:spPr>
                      <wps:txbx>
                        <w:txbxContent>
                          <w:p w14:paraId="672826EA" w14:textId="1EF77677" w:rsidR="00197AC3" w:rsidRPr="00F11FEE" w:rsidRDefault="00197AC3" w:rsidP="00197AC3">
                            <w:pPr>
                              <w:jc w:val="center"/>
                              <w:rPr>
                                <w:sz w:val="20"/>
                                <w:szCs w:val="20"/>
                              </w:rPr>
                            </w:pPr>
                            <w:r w:rsidRPr="00F11FEE">
                              <w:rPr>
                                <w:sz w:val="20"/>
                                <w:szCs w:val="20"/>
                              </w:rPr>
                              <w:t>Figura 0</w:t>
                            </w:r>
                            <w:r w:rsidR="00A15EA3">
                              <w:rPr>
                                <w:sz w:val="20"/>
                                <w:szCs w:val="20"/>
                              </w:rPr>
                              <w:t>8</w:t>
                            </w:r>
                            <w:r w:rsidRPr="00F11FEE">
                              <w:rPr>
                                <w:sz w:val="20"/>
                                <w:szCs w:val="20"/>
                              </w:rPr>
                              <w:t xml:space="preserve"> – </w:t>
                            </w:r>
                            <w:r w:rsidRPr="00F11FEE">
                              <w:rPr>
                                <w:color w:val="0D0D0D" w:themeColor="text1" w:themeTint="F2"/>
                                <w:sz w:val="20"/>
                                <w:szCs w:val="20"/>
                              </w:rPr>
                              <w:t>Tela</w:t>
                            </w:r>
                            <w:r w:rsidR="00560145">
                              <w:rPr>
                                <w:color w:val="0D0D0D" w:themeColor="text1" w:themeTint="F2"/>
                                <w:sz w:val="20"/>
                                <w:szCs w:val="20"/>
                              </w:rPr>
                              <w:t xml:space="preserve">: </w:t>
                            </w:r>
                            <w:r w:rsidR="00A15EA3">
                              <w:rPr>
                                <w:color w:val="0D0D0D" w:themeColor="text1" w:themeTint="F2"/>
                                <w:sz w:val="20"/>
                                <w:szCs w:val="20"/>
                              </w:rPr>
                              <w:t xml:space="preserve">Inicial </w:t>
                            </w:r>
                            <w:r w:rsidR="00440789">
                              <w:rPr>
                                <w:color w:val="0D0D0D" w:themeColor="text1" w:themeTint="F2"/>
                                <w:sz w:val="20"/>
                                <w:szCs w:val="20"/>
                              </w:rPr>
                              <w:t>u</w:t>
                            </w:r>
                            <w:r w:rsidR="00A15EA3">
                              <w:rPr>
                                <w:color w:val="0D0D0D" w:themeColor="text1" w:themeTint="F2"/>
                                <w:sz w:val="20"/>
                                <w:szCs w:val="20"/>
                              </w:rPr>
                              <w:t>su</w:t>
                            </w:r>
                            <w:r w:rsidR="00440789">
                              <w:rPr>
                                <w:color w:val="0D0D0D" w:themeColor="text1" w:themeTint="F2"/>
                                <w:sz w:val="20"/>
                                <w:szCs w:val="20"/>
                              </w:rPr>
                              <w:t>á</w:t>
                            </w:r>
                            <w:r w:rsidR="00A15EA3">
                              <w:rPr>
                                <w:color w:val="0D0D0D" w:themeColor="text1" w:themeTint="F2"/>
                                <w:sz w:val="20"/>
                                <w:szCs w:val="20"/>
                              </w:rPr>
                              <w:t>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733D7" id="_x0000_s1032" type="#_x0000_t202" style="position:absolute;left:0;text-align:left;margin-left:6.45pt;margin-top:0;width:141.7pt;height:36.1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">
                <v:textbox>
                  <w:txbxContent>
                    <w:p w14:paraId="672826EA" w14:textId="1EF77677" w:rsidR="00197AC3" w:rsidRPr="00F11FEE" w:rsidRDefault="00197AC3" w:rsidP="00197AC3">
                      <w:pPr>
                        <w:jc w:val="center"/>
                        <w:rPr>
                          <w:sz w:val="20"/>
                          <w:szCs w:val="20"/>
                        </w:rPr>
                      </w:pPr>
                      <w:r w:rsidRPr="00F11FEE">
                        <w:rPr>
                          <w:sz w:val="20"/>
                          <w:szCs w:val="20"/>
                        </w:rPr>
                        <w:t>Figura 0</w:t>
                      </w:r>
                      <w:r w:rsidR="00A15EA3">
                        <w:rPr>
                          <w:sz w:val="20"/>
                          <w:szCs w:val="20"/>
                        </w:rPr>
                        <w:t>8</w:t>
                      </w:r>
                      <w:r w:rsidRPr="00F11FEE">
                        <w:rPr>
                          <w:sz w:val="20"/>
                          <w:szCs w:val="20"/>
                        </w:rPr>
                        <w:t xml:space="preserve"> – </w:t>
                      </w:r>
                      <w:r w:rsidRPr="00F11FEE">
                        <w:rPr>
                          <w:color w:val="0D0D0D" w:themeColor="text1" w:themeTint="F2"/>
                          <w:sz w:val="20"/>
                          <w:szCs w:val="20"/>
                        </w:rPr>
                        <w:t>Tela</w:t>
                      </w:r>
                      <w:r w:rsidR="00560145">
                        <w:rPr>
                          <w:color w:val="0D0D0D" w:themeColor="text1" w:themeTint="F2"/>
                          <w:sz w:val="20"/>
                          <w:szCs w:val="20"/>
                        </w:rPr>
                        <w:t xml:space="preserve">: </w:t>
                      </w:r>
                      <w:r w:rsidR="00A15EA3">
                        <w:rPr>
                          <w:color w:val="0D0D0D" w:themeColor="text1" w:themeTint="F2"/>
                          <w:sz w:val="20"/>
                          <w:szCs w:val="20"/>
                        </w:rPr>
                        <w:t xml:space="preserve">Inicial </w:t>
                      </w:r>
                      <w:r w:rsidR="00440789">
                        <w:rPr>
                          <w:color w:val="0D0D0D" w:themeColor="text1" w:themeTint="F2"/>
                          <w:sz w:val="20"/>
                          <w:szCs w:val="20"/>
                        </w:rPr>
                        <w:t>u</w:t>
                      </w:r>
                      <w:r w:rsidR="00A15EA3">
                        <w:rPr>
                          <w:color w:val="0D0D0D" w:themeColor="text1" w:themeTint="F2"/>
                          <w:sz w:val="20"/>
                          <w:szCs w:val="20"/>
                        </w:rPr>
                        <w:t>su</w:t>
                      </w:r>
                      <w:r w:rsidR="00440789">
                        <w:rPr>
                          <w:color w:val="0D0D0D" w:themeColor="text1" w:themeTint="F2"/>
                          <w:sz w:val="20"/>
                          <w:szCs w:val="20"/>
                        </w:rPr>
                        <w:t>á</w:t>
                      </w:r>
                      <w:r w:rsidR="00A15EA3">
                        <w:rPr>
                          <w:color w:val="0D0D0D" w:themeColor="text1" w:themeTint="F2"/>
                          <w:sz w:val="20"/>
                          <w:szCs w:val="20"/>
                        </w:rPr>
                        <w:t>rio</w:t>
                      </w:r>
                    </w:p>
                  </w:txbxContent>
                </v:textbox>
                <w10:wrap type="square"/>
              </v:shape>
            </w:pict>
          </mc:Fallback>
        </mc:AlternateContent>
      </w:r>
      <w:r w:rsidR="00560145" w:rsidRPr="0097042C">
        <w:rPr>
          <w:b/>
          <w:bCs/>
          <w:noProof/>
        </w:rPr>
        <mc:AlternateContent>
          <mc:Choice Requires="wps">
            <w:drawing>
              <wp:anchor distT="45720" distB="45720" distL="114300" distR="114300" simplePos="0" relativeHeight="251718656" behindDoc="0" locked="0" layoutInCell="1" allowOverlap="1" wp14:anchorId="1AE116B3" wp14:editId="45B172A7">
                <wp:simplePos x="0" y="0"/>
                <wp:positionH relativeFrom="column">
                  <wp:posOffset>3855085</wp:posOffset>
                </wp:positionH>
                <wp:positionV relativeFrom="paragraph">
                  <wp:posOffset>0</wp:posOffset>
                </wp:positionV>
                <wp:extent cx="1799590" cy="457200"/>
                <wp:effectExtent l="0" t="0" r="10160" b="19050"/>
                <wp:wrapSquare wrapText="bothSides"/>
                <wp:docPr id="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18494773" w14:textId="6049C88E" w:rsidR="00197AC3" w:rsidRPr="00560145" w:rsidRDefault="00197AC3" w:rsidP="00197AC3">
                            <w:pPr>
                              <w:jc w:val="center"/>
                              <w:rPr>
                                <w:sz w:val="20"/>
                                <w:szCs w:val="20"/>
                              </w:rPr>
                            </w:pPr>
                            <w:r w:rsidRPr="00560145">
                              <w:rPr>
                                <w:sz w:val="20"/>
                                <w:szCs w:val="20"/>
                              </w:rPr>
                              <w:t>Fi</w:t>
                            </w:r>
                            <w:r w:rsidR="000258A7" w:rsidRPr="00560145">
                              <w:rPr>
                                <w:sz w:val="20"/>
                                <w:szCs w:val="20"/>
                              </w:rPr>
                              <w:t>g</w:t>
                            </w:r>
                            <w:r w:rsidRPr="00560145">
                              <w:rPr>
                                <w:sz w:val="20"/>
                                <w:szCs w:val="20"/>
                              </w:rPr>
                              <w:t xml:space="preserve">ura </w:t>
                            </w:r>
                            <w:r w:rsidR="00440789">
                              <w:rPr>
                                <w:sz w:val="20"/>
                                <w:szCs w:val="20"/>
                              </w:rPr>
                              <w:t>10</w:t>
                            </w:r>
                            <w:r w:rsidRPr="00560145">
                              <w:rPr>
                                <w:sz w:val="20"/>
                                <w:szCs w:val="20"/>
                              </w:rPr>
                              <w:t xml:space="preserve"> – </w:t>
                            </w:r>
                            <w:r w:rsidR="000258A7" w:rsidRPr="00560145">
                              <w:rPr>
                                <w:color w:val="0D0D0D" w:themeColor="text1" w:themeTint="F2"/>
                                <w:sz w:val="20"/>
                                <w:szCs w:val="20"/>
                              </w:rPr>
                              <w:t>Tela</w:t>
                            </w:r>
                            <w:r w:rsidR="00560145">
                              <w:rPr>
                                <w:color w:val="0D0D0D" w:themeColor="text1" w:themeTint="F2"/>
                                <w:sz w:val="20"/>
                                <w:szCs w:val="20"/>
                              </w:rPr>
                              <w:t xml:space="preserve">: </w:t>
                            </w:r>
                            <w:r w:rsidR="00440789">
                              <w:rPr>
                                <w:color w:val="0D0D0D" w:themeColor="text1" w:themeTint="F2"/>
                                <w:sz w:val="20"/>
                                <w:szCs w:val="20"/>
                              </w:rPr>
                              <w:t>Modelos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16B3" id="_x0000_s1033" type="#_x0000_t202" style="position:absolute;left:0;text-align:left;margin-left:303.55pt;margin-top:0;width:141.7pt;height:3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">
                <v:textbox>
                  <w:txbxContent>
                    <w:p w14:paraId="18494773" w14:textId="6049C88E" w:rsidR="00197AC3" w:rsidRPr="00560145" w:rsidRDefault="00197AC3" w:rsidP="00197AC3">
                      <w:pPr>
                        <w:jc w:val="center"/>
                        <w:rPr>
                          <w:sz w:val="20"/>
                          <w:szCs w:val="20"/>
                        </w:rPr>
                      </w:pPr>
                      <w:r w:rsidRPr="00560145">
                        <w:rPr>
                          <w:sz w:val="20"/>
                          <w:szCs w:val="20"/>
                        </w:rPr>
                        <w:t>Fi</w:t>
                      </w:r>
                      <w:r w:rsidR="000258A7" w:rsidRPr="00560145">
                        <w:rPr>
                          <w:sz w:val="20"/>
                          <w:szCs w:val="20"/>
                        </w:rPr>
                        <w:t>g</w:t>
                      </w:r>
                      <w:r w:rsidRPr="00560145">
                        <w:rPr>
                          <w:sz w:val="20"/>
                          <w:szCs w:val="20"/>
                        </w:rPr>
                        <w:t xml:space="preserve">ura </w:t>
                      </w:r>
                      <w:r w:rsidR="00440789">
                        <w:rPr>
                          <w:sz w:val="20"/>
                          <w:szCs w:val="20"/>
                        </w:rPr>
                        <w:t>10</w:t>
                      </w:r>
                      <w:r w:rsidRPr="00560145">
                        <w:rPr>
                          <w:sz w:val="20"/>
                          <w:szCs w:val="20"/>
                        </w:rPr>
                        <w:t xml:space="preserve"> – </w:t>
                      </w:r>
                      <w:r w:rsidR="000258A7" w:rsidRPr="00560145">
                        <w:rPr>
                          <w:color w:val="0D0D0D" w:themeColor="text1" w:themeTint="F2"/>
                          <w:sz w:val="20"/>
                          <w:szCs w:val="20"/>
                        </w:rPr>
                        <w:t>Tela</w:t>
                      </w:r>
                      <w:r w:rsidR="00560145">
                        <w:rPr>
                          <w:color w:val="0D0D0D" w:themeColor="text1" w:themeTint="F2"/>
                          <w:sz w:val="20"/>
                          <w:szCs w:val="20"/>
                        </w:rPr>
                        <w:t xml:space="preserve">: </w:t>
                      </w:r>
                      <w:r w:rsidR="00440789">
                        <w:rPr>
                          <w:color w:val="0D0D0D" w:themeColor="text1" w:themeTint="F2"/>
                          <w:sz w:val="20"/>
                          <w:szCs w:val="20"/>
                        </w:rPr>
                        <w:t>Modelos de redação</w:t>
                      </w:r>
                    </w:p>
                  </w:txbxContent>
                </v:textbox>
                <w10:wrap type="square"/>
              </v:shape>
            </w:pict>
          </mc:Fallback>
        </mc:AlternateContent>
      </w:r>
      <w:r w:rsidR="00560145" w:rsidRPr="0097042C">
        <w:rPr>
          <w:b/>
          <w:bCs/>
          <w:noProof/>
        </w:rPr>
        <mc:AlternateContent>
          <mc:Choice Requires="wps">
            <w:drawing>
              <wp:anchor distT="45720" distB="45720" distL="114300" distR="114300" simplePos="0" relativeHeight="252048384" behindDoc="0" locked="0" layoutInCell="1" allowOverlap="1" wp14:anchorId="69F8B09A" wp14:editId="4388408B">
                <wp:simplePos x="0" y="0"/>
                <wp:positionH relativeFrom="column">
                  <wp:posOffset>1970405</wp:posOffset>
                </wp:positionH>
                <wp:positionV relativeFrom="paragraph">
                  <wp:posOffset>0</wp:posOffset>
                </wp:positionV>
                <wp:extent cx="1799590" cy="457200"/>
                <wp:effectExtent l="0" t="0" r="10160" b="19050"/>
                <wp:wrapSquare wrapText="bothSides"/>
                <wp:docPr id="10481656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60F4C643" w14:textId="07471D6D" w:rsidR="00A10B24" w:rsidRPr="007F230A" w:rsidRDefault="00A10B24" w:rsidP="00197AC3">
                            <w:pPr>
                              <w:jc w:val="center"/>
                              <w:rPr>
                                <w:sz w:val="20"/>
                                <w:szCs w:val="20"/>
                              </w:rPr>
                            </w:pPr>
                            <w:r w:rsidRPr="007F230A">
                              <w:rPr>
                                <w:sz w:val="20"/>
                                <w:szCs w:val="20"/>
                              </w:rPr>
                              <w:t>Figura 0</w:t>
                            </w:r>
                            <w:r w:rsidR="00440789">
                              <w:rPr>
                                <w:sz w:val="20"/>
                                <w:szCs w:val="20"/>
                              </w:rPr>
                              <w:t>9</w:t>
                            </w:r>
                            <w:r w:rsidRPr="007F230A">
                              <w:rPr>
                                <w:sz w:val="20"/>
                                <w:szCs w:val="20"/>
                              </w:rPr>
                              <w:t xml:space="preserve"> – </w:t>
                            </w:r>
                            <w:r w:rsidR="000258A7" w:rsidRPr="007F230A">
                              <w:rPr>
                                <w:color w:val="0D0D0D" w:themeColor="text1" w:themeTint="F2"/>
                                <w:sz w:val="20"/>
                                <w:szCs w:val="20"/>
                              </w:rPr>
                              <w:t>Tela</w:t>
                            </w:r>
                            <w:r w:rsidR="00560145">
                              <w:rPr>
                                <w:color w:val="0D0D0D" w:themeColor="text1" w:themeTint="F2"/>
                                <w:sz w:val="20"/>
                                <w:szCs w:val="20"/>
                              </w:rPr>
                              <w:t xml:space="preserve">: </w:t>
                            </w:r>
                            <w:r w:rsidR="00440789">
                              <w:rPr>
                                <w:color w:val="0D0D0D" w:themeColor="text1" w:themeTint="F2"/>
                                <w:sz w:val="20"/>
                                <w:szCs w:val="20"/>
                              </w:rPr>
                              <w:t>Perfil usuário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8B09A" id="_x0000_s1034" type="#_x0000_t202" style="position:absolute;left:0;text-align:left;margin-left:155.15pt;margin-top:0;width:141.7pt;height:36pt;z-index:25204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0psEQIAACY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">
                <v:textbox>
                  <w:txbxContent>
                    <w:p w14:paraId="60F4C643" w14:textId="07471D6D" w:rsidR="00A10B24" w:rsidRPr="007F230A" w:rsidRDefault="00A10B24" w:rsidP="00197AC3">
                      <w:pPr>
                        <w:jc w:val="center"/>
                        <w:rPr>
                          <w:sz w:val="20"/>
                          <w:szCs w:val="20"/>
                        </w:rPr>
                      </w:pPr>
                      <w:r w:rsidRPr="007F230A">
                        <w:rPr>
                          <w:sz w:val="20"/>
                          <w:szCs w:val="20"/>
                        </w:rPr>
                        <w:t>Figura 0</w:t>
                      </w:r>
                      <w:r w:rsidR="00440789">
                        <w:rPr>
                          <w:sz w:val="20"/>
                          <w:szCs w:val="20"/>
                        </w:rPr>
                        <w:t>9</w:t>
                      </w:r>
                      <w:r w:rsidRPr="007F230A">
                        <w:rPr>
                          <w:sz w:val="20"/>
                          <w:szCs w:val="20"/>
                        </w:rPr>
                        <w:t xml:space="preserve"> – </w:t>
                      </w:r>
                      <w:r w:rsidR="000258A7" w:rsidRPr="007F230A">
                        <w:rPr>
                          <w:color w:val="0D0D0D" w:themeColor="text1" w:themeTint="F2"/>
                          <w:sz w:val="20"/>
                          <w:szCs w:val="20"/>
                        </w:rPr>
                        <w:t>Tela</w:t>
                      </w:r>
                      <w:r w:rsidR="00560145">
                        <w:rPr>
                          <w:color w:val="0D0D0D" w:themeColor="text1" w:themeTint="F2"/>
                          <w:sz w:val="20"/>
                          <w:szCs w:val="20"/>
                        </w:rPr>
                        <w:t xml:space="preserve">: </w:t>
                      </w:r>
                      <w:r w:rsidR="00440789">
                        <w:rPr>
                          <w:color w:val="0D0D0D" w:themeColor="text1" w:themeTint="F2"/>
                          <w:sz w:val="20"/>
                          <w:szCs w:val="20"/>
                        </w:rPr>
                        <w:t>Perfil usuário</w:t>
                      </w:r>
                    </w:p>
                  </w:txbxContent>
                </v:textbox>
                <w10:wrap type="square"/>
              </v:shape>
            </w:pict>
          </mc:Fallback>
        </mc:AlternateContent>
      </w:r>
    </w:p>
    <w:p w14:paraId="45DDCB1D" w14:textId="6F2E2096" w:rsidR="0097042C" w:rsidRDefault="0097042C" w:rsidP="0097042C">
      <w:pPr>
        <w:spacing w:after="0"/>
        <w:contextualSpacing/>
        <w:jc w:val="center"/>
        <w:rPr>
          <w:noProof/>
        </w:rPr>
      </w:pPr>
    </w:p>
    <w:p w14:paraId="4DD446C6" w14:textId="37C8D294" w:rsidR="000258A7" w:rsidRDefault="000258A7" w:rsidP="0097042C">
      <w:pPr>
        <w:spacing w:after="0"/>
        <w:contextualSpacing/>
        <w:jc w:val="center"/>
        <w:rPr>
          <w:b/>
          <w:bCs/>
        </w:rPr>
      </w:pPr>
    </w:p>
    <w:p w14:paraId="70C7AC91" w14:textId="3660A550" w:rsidR="00440789" w:rsidRDefault="00440789" w:rsidP="0097042C">
      <w:pPr>
        <w:spacing w:after="0"/>
        <w:contextualSpacing/>
        <w:jc w:val="center"/>
        <w:rPr>
          <w:b/>
          <w:bCs/>
        </w:rPr>
      </w:pPr>
      <w:r w:rsidRPr="0097042C">
        <w:rPr>
          <w:b/>
          <w:bCs/>
          <w:noProof/>
        </w:rPr>
        <mc:AlternateContent>
          <mc:Choice Requires="wps">
            <w:drawing>
              <wp:anchor distT="45720" distB="45720" distL="114300" distR="114300" simplePos="0" relativeHeight="252098560" behindDoc="0" locked="0" layoutInCell="1" allowOverlap="1" wp14:anchorId="4D50722A" wp14:editId="3A5ABBD5">
                <wp:simplePos x="0" y="0"/>
                <wp:positionH relativeFrom="column">
                  <wp:posOffset>81915</wp:posOffset>
                </wp:positionH>
                <wp:positionV relativeFrom="paragraph">
                  <wp:posOffset>259080</wp:posOffset>
                </wp:positionV>
                <wp:extent cx="1799590" cy="476250"/>
                <wp:effectExtent l="0" t="0" r="10160" b="19050"/>
                <wp:wrapSquare wrapText="bothSides"/>
                <wp:docPr id="1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76250"/>
                        </a:xfrm>
                        <a:prstGeom prst="rect">
                          <a:avLst/>
                        </a:prstGeom>
                        <a:solidFill>
                          <a:srgbClr val="FFFFFF"/>
                        </a:solidFill>
                        <a:ln w="9525">
                          <a:solidFill>
                            <a:srgbClr val="000000"/>
                          </a:solidFill>
                          <a:miter lim="800000"/>
                          <a:headEnd/>
                          <a:tailEnd/>
                        </a:ln>
                      </wps:spPr>
                      <wps:txbx>
                        <w:txbxContent>
                          <w:p w14:paraId="391D9548" w14:textId="75419757" w:rsidR="00440789" w:rsidRPr="00560145" w:rsidRDefault="00440789" w:rsidP="00197AC3">
                            <w:pPr>
                              <w:jc w:val="center"/>
                              <w:rPr>
                                <w:sz w:val="20"/>
                                <w:szCs w:val="20"/>
                              </w:rPr>
                            </w:pPr>
                            <w:r w:rsidRPr="00560145">
                              <w:rPr>
                                <w:sz w:val="20"/>
                                <w:szCs w:val="20"/>
                              </w:rPr>
                              <w:t xml:space="preserve">Figura </w:t>
                            </w:r>
                            <w:r>
                              <w:rPr>
                                <w:sz w:val="20"/>
                                <w:szCs w:val="20"/>
                              </w:rPr>
                              <w:t>11</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Escolher tema para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0722A" id="_x0000_s1035" type="#_x0000_t202" style="position:absolute;left:0;text-align:left;margin-left:6.45pt;margin-top:20.4pt;width:141.7pt;height:37.5pt;z-index:25209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">
                <v:textbox>
                  <w:txbxContent>
                    <w:p w14:paraId="391D9548" w14:textId="75419757" w:rsidR="00440789" w:rsidRPr="00560145" w:rsidRDefault="00440789" w:rsidP="00197AC3">
                      <w:pPr>
                        <w:jc w:val="center"/>
                        <w:rPr>
                          <w:sz w:val="20"/>
                          <w:szCs w:val="20"/>
                        </w:rPr>
                      </w:pPr>
                      <w:r w:rsidRPr="00560145">
                        <w:rPr>
                          <w:sz w:val="20"/>
                          <w:szCs w:val="20"/>
                        </w:rPr>
                        <w:t xml:space="preserve">Figura </w:t>
                      </w:r>
                      <w:r>
                        <w:rPr>
                          <w:sz w:val="20"/>
                          <w:szCs w:val="20"/>
                        </w:rPr>
                        <w:t>11</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Escolher tema para redação</w:t>
                      </w:r>
                    </w:p>
                  </w:txbxContent>
                </v:textbox>
                <w10:wrap type="square"/>
              </v:shape>
            </w:pict>
          </mc:Fallback>
        </mc:AlternateContent>
      </w:r>
      <w:r w:rsidRPr="0097042C">
        <w:rPr>
          <w:b/>
          <w:bCs/>
          <w:noProof/>
        </w:rPr>
        <mc:AlternateContent>
          <mc:Choice Requires="wps">
            <w:drawing>
              <wp:anchor distT="45720" distB="45720" distL="114300" distR="114300" simplePos="0" relativeHeight="252100608" behindDoc="0" locked="0" layoutInCell="1" allowOverlap="1" wp14:anchorId="47C22039" wp14:editId="47477623">
                <wp:simplePos x="0" y="0"/>
                <wp:positionH relativeFrom="column">
                  <wp:posOffset>1967865</wp:posOffset>
                </wp:positionH>
                <wp:positionV relativeFrom="paragraph">
                  <wp:posOffset>259080</wp:posOffset>
                </wp:positionV>
                <wp:extent cx="1799590" cy="476250"/>
                <wp:effectExtent l="0" t="0" r="10160" b="19050"/>
                <wp:wrapSquare wrapText="bothSides"/>
                <wp:docPr id="1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76250"/>
                        </a:xfrm>
                        <a:prstGeom prst="rect">
                          <a:avLst/>
                        </a:prstGeom>
                        <a:solidFill>
                          <a:srgbClr val="FFFFFF"/>
                        </a:solidFill>
                        <a:ln w="9525">
                          <a:solidFill>
                            <a:srgbClr val="000000"/>
                          </a:solidFill>
                          <a:miter lim="800000"/>
                          <a:headEnd/>
                          <a:tailEnd/>
                        </a:ln>
                      </wps:spPr>
                      <wps:txbx>
                        <w:txbxContent>
                          <w:p w14:paraId="4337C0A7" w14:textId="649AC5DE" w:rsidR="00440789" w:rsidRPr="00560145" w:rsidRDefault="00440789" w:rsidP="00197AC3">
                            <w:pPr>
                              <w:jc w:val="center"/>
                              <w:rPr>
                                <w:sz w:val="20"/>
                                <w:szCs w:val="20"/>
                              </w:rPr>
                            </w:pPr>
                            <w:r w:rsidRPr="00560145">
                              <w:rPr>
                                <w:sz w:val="20"/>
                                <w:szCs w:val="20"/>
                              </w:rPr>
                              <w:t xml:space="preserve">Figura </w:t>
                            </w:r>
                            <w:r>
                              <w:rPr>
                                <w:sz w:val="20"/>
                                <w:szCs w:val="20"/>
                              </w:rPr>
                              <w:t>12</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Texto norteador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22039" id="_x0000_s1036" type="#_x0000_t202" style="position:absolute;left:0;text-align:left;margin-left:154.95pt;margin-top:20.4pt;width:141.7pt;height:37.5pt;z-index:25210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">
                <v:textbox>
                  <w:txbxContent>
                    <w:p w14:paraId="4337C0A7" w14:textId="649AC5DE" w:rsidR="00440789" w:rsidRPr="00560145" w:rsidRDefault="00440789" w:rsidP="00197AC3">
                      <w:pPr>
                        <w:jc w:val="center"/>
                        <w:rPr>
                          <w:sz w:val="20"/>
                          <w:szCs w:val="20"/>
                        </w:rPr>
                      </w:pPr>
                      <w:r w:rsidRPr="00560145">
                        <w:rPr>
                          <w:sz w:val="20"/>
                          <w:szCs w:val="20"/>
                        </w:rPr>
                        <w:t xml:space="preserve">Figura </w:t>
                      </w:r>
                      <w:r>
                        <w:rPr>
                          <w:sz w:val="20"/>
                          <w:szCs w:val="20"/>
                        </w:rPr>
                        <w:t>12</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Texto norteador</w:t>
                      </w:r>
                    </w:p>
                  </w:txbxContent>
                </v:textbox>
                <w10:wrap type="square"/>
              </v:shape>
            </w:pict>
          </mc:Fallback>
        </mc:AlternateContent>
      </w:r>
    </w:p>
    <w:p w14:paraId="3813F71D" w14:textId="77777777" w:rsidR="00440789" w:rsidRDefault="00440789" w:rsidP="0097042C">
      <w:pPr>
        <w:spacing w:after="0"/>
        <w:contextualSpacing/>
        <w:jc w:val="center"/>
        <w:rPr>
          <w:b/>
          <w:bCs/>
        </w:rPr>
      </w:pPr>
    </w:p>
    <w:p w14:paraId="0CE52101" w14:textId="00337E4A" w:rsidR="00440789" w:rsidRDefault="00232918" w:rsidP="0097042C">
      <w:pPr>
        <w:spacing w:after="0"/>
        <w:contextualSpacing/>
        <w:jc w:val="center"/>
        <w:rPr>
          <w:b/>
          <w:bCs/>
        </w:rPr>
      </w:pPr>
      <w:r>
        <w:rPr>
          <w:noProof/>
        </w:rPr>
        <w:drawing>
          <wp:anchor distT="0" distB="0" distL="114300" distR="114300" simplePos="0" relativeHeight="252104704" behindDoc="0" locked="0" layoutInCell="1" allowOverlap="1" wp14:anchorId="4A3CC171" wp14:editId="772C946C">
            <wp:simplePos x="0" y="0"/>
            <wp:positionH relativeFrom="column">
              <wp:posOffset>1967335</wp:posOffset>
            </wp:positionH>
            <wp:positionV relativeFrom="paragraph">
              <wp:posOffset>216535</wp:posOffset>
            </wp:positionV>
            <wp:extent cx="1799590" cy="2764790"/>
            <wp:effectExtent l="19050" t="19050" r="10160" b="16510"/>
            <wp:wrapTopAndBottom/>
            <wp:docPr id="14" name="Imagem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0252" t="7672" r="6319" b="9999"/>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06752" behindDoc="0" locked="0" layoutInCell="1" allowOverlap="1" wp14:anchorId="614086E9" wp14:editId="528097ED">
            <wp:simplePos x="0" y="0"/>
            <wp:positionH relativeFrom="column">
              <wp:posOffset>81915</wp:posOffset>
            </wp:positionH>
            <wp:positionV relativeFrom="paragraph">
              <wp:posOffset>218440</wp:posOffset>
            </wp:positionV>
            <wp:extent cx="1799590" cy="2764790"/>
            <wp:effectExtent l="19050" t="19050" r="10160" b="16510"/>
            <wp:wrapTopAndBottom/>
            <wp:docPr id="13" name="Imagem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142" t="3898" r="11688" b="16876"/>
                    <a:stretch/>
                  </pic:blipFill>
                  <pic:spPr bwMode="auto">
                    <a:xfrm>
                      <a:off x="0" y="0"/>
                      <a:ext cx="1799590" cy="27647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34E102" w14:textId="77777777" w:rsidR="00440789" w:rsidRDefault="00440789" w:rsidP="0097042C">
      <w:pPr>
        <w:spacing w:after="0"/>
        <w:contextualSpacing/>
        <w:jc w:val="center"/>
        <w:rPr>
          <w:b/>
          <w:bCs/>
        </w:rPr>
      </w:pPr>
    </w:p>
    <w:p w14:paraId="26188FE5" w14:textId="07BABEC3" w:rsidR="003F660F" w:rsidRDefault="0097042C" w:rsidP="0097042C">
      <w:pPr>
        <w:spacing w:after="0"/>
        <w:contextualSpacing/>
        <w:jc w:val="center"/>
      </w:pPr>
      <w:r>
        <w:rPr>
          <w:b/>
          <w:bCs/>
        </w:rPr>
        <w:t xml:space="preserve">Fonte: </w:t>
      </w:r>
      <w:r w:rsidRPr="001E2AF2">
        <w:t>Elaboração Própria</w:t>
      </w:r>
      <w:r w:rsidR="0075659D">
        <w:br w:type="page"/>
      </w:r>
    </w:p>
    <w:p w14:paraId="7D00C351" w14:textId="342564B5" w:rsidR="00DB03F8" w:rsidRDefault="00654DCC" w:rsidP="00DB03F8">
      <w:pPr>
        <w:spacing w:after="0"/>
        <w:contextualSpacing/>
        <w:jc w:val="left"/>
        <w:rPr>
          <w:b/>
          <w:bCs/>
        </w:rPr>
      </w:pPr>
      <w:r>
        <w:rPr>
          <w:noProof/>
        </w:rPr>
        <w:drawing>
          <wp:anchor distT="0" distB="0" distL="114300" distR="114300" simplePos="0" relativeHeight="251578291" behindDoc="0" locked="0" layoutInCell="1" allowOverlap="1" wp14:anchorId="2C63A77F" wp14:editId="0189710A">
            <wp:simplePos x="0" y="0"/>
            <wp:positionH relativeFrom="column">
              <wp:posOffset>3839845</wp:posOffset>
            </wp:positionH>
            <wp:positionV relativeFrom="paragraph">
              <wp:posOffset>871220</wp:posOffset>
            </wp:positionV>
            <wp:extent cx="1805940" cy="2764790"/>
            <wp:effectExtent l="0" t="0" r="3810" b="0"/>
            <wp:wrapTopAndBottom/>
            <wp:docPr id="697665287" name="Imagem 697665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6">
                      <a:extLst>
                        <a:ext uri="{28A0092B-C50C-407E-A947-70E740481C1C}">
                          <a14:useLocalDpi xmlns:a14="http://schemas.microsoft.com/office/drawing/2010/main" val="0"/>
                        </a:ext>
                      </a:extLst>
                    </a:blip>
                    <a:srcRect t="5135" b="5007"/>
                    <a:stretch/>
                  </pic:blipFill>
                  <pic:spPr bwMode="auto">
                    <a:xfrm>
                      <a:off x="0" y="0"/>
                      <a:ext cx="1805940"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7266" behindDoc="0" locked="0" layoutInCell="1" allowOverlap="1" wp14:anchorId="008B3BFB" wp14:editId="1995522B">
            <wp:simplePos x="0" y="0"/>
            <wp:positionH relativeFrom="column">
              <wp:posOffset>1937385</wp:posOffset>
            </wp:positionH>
            <wp:positionV relativeFrom="paragraph">
              <wp:posOffset>864235</wp:posOffset>
            </wp:positionV>
            <wp:extent cx="1835785" cy="2764790"/>
            <wp:effectExtent l="0" t="0" r="0" b="0"/>
            <wp:wrapTopAndBottom/>
            <wp:docPr id="697665286" name="Imagem 697665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7">
                      <a:extLst>
                        <a:ext uri="{28A0092B-C50C-407E-A947-70E740481C1C}">
                          <a14:useLocalDpi xmlns:a14="http://schemas.microsoft.com/office/drawing/2010/main" val="0"/>
                        </a:ext>
                      </a:extLst>
                    </a:blip>
                    <a:srcRect t="5210" b="5364"/>
                    <a:stretch/>
                  </pic:blipFill>
                  <pic:spPr bwMode="auto">
                    <a:xfrm>
                      <a:off x="0" y="0"/>
                      <a:ext cx="1835785"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47B9">
        <w:rPr>
          <w:noProof/>
        </w:rPr>
        <w:drawing>
          <wp:anchor distT="0" distB="0" distL="114300" distR="114300" simplePos="0" relativeHeight="251571116" behindDoc="0" locked="0" layoutInCell="1" allowOverlap="1" wp14:anchorId="75B5CCB5" wp14:editId="2F1C3356">
            <wp:simplePos x="0" y="0"/>
            <wp:positionH relativeFrom="column">
              <wp:posOffset>77631</wp:posOffset>
            </wp:positionH>
            <wp:positionV relativeFrom="paragraph">
              <wp:posOffset>874395</wp:posOffset>
            </wp:positionV>
            <wp:extent cx="1800000" cy="2764155"/>
            <wp:effectExtent l="0" t="0" r="0" b="0"/>
            <wp:wrapTopAndBottom/>
            <wp:docPr id="697665285" name="Imagem 697665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8">
                      <a:extLst>
                        <a:ext uri="{28A0092B-C50C-407E-A947-70E740481C1C}">
                          <a14:useLocalDpi xmlns:a14="http://schemas.microsoft.com/office/drawing/2010/main" val="0"/>
                        </a:ext>
                      </a:extLst>
                    </a:blip>
                    <a:srcRect l="1066" t="5360" r="1306" b="5173"/>
                    <a:stretch/>
                  </pic:blipFill>
                  <pic:spPr bwMode="auto">
                    <a:xfrm>
                      <a:off x="0" y="0"/>
                      <a:ext cx="1800000" cy="2764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3E17" w:rsidRPr="0097042C">
        <w:rPr>
          <w:b/>
          <w:bCs/>
          <w:noProof/>
        </w:rPr>
        <mc:AlternateContent>
          <mc:Choice Requires="wps">
            <w:drawing>
              <wp:anchor distT="45720" distB="45720" distL="114300" distR="114300" simplePos="0" relativeHeight="252109824" behindDoc="0" locked="0" layoutInCell="1" allowOverlap="1" wp14:anchorId="41921E4F" wp14:editId="2B0D0628">
                <wp:simplePos x="0" y="0"/>
                <wp:positionH relativeFrom="column">
                  <wp:posOffset>3839845</wp:posOffset>
                </wp:positionH>
                <wp:positionV relativeFrom="paragraph">
                  <wp:posOffset>422275</wp:posOffset>
                </wp:positionV>
                <wp:extent cx="1799590" cy="457200"/>
                <wp:effectExtent l="0" t="0" r="10160" b="19050"/>
                <wp:wrapSquare wrapText="bothSides"/>
                <wp:docPr id="2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40E36264" w14:textId="00F20DDB" w:rsidR="00440789" w:rsidRPr="00560145" w:rsidRDefault="00440789" w:rsidP="00440789">
                            <w:pPr>
                              <w:jc w:val="center"/>
                              <w:rPr>
                                <w:sz w:val="20"/>
                                <w:szCs w:val="20"/>
                              </w:rPr>
                            </w:pPr>
                            <w:r w:rsidRPr="00560145">
                              <w:rPr>
                                <w:sz w:val="20"/>
                                <w:szCs w:val="20"/>
                              </w:rPr>
                              <w:t xml:space="preserve">Figura </w:t>
                            </w:r>
                            <w:r>
                              <w:rPr>
                                <w:sz w:val="20"/>
                                <w:szCs w:val="20"/>
                              </w:rPr>
                              <w:t>1</w:t>
                            </w:r>
                            <w:r w:rsidR="00603E17">
                              <w:rPr>
                                <w:sz w:val="20"/>
                                <w:szCs w:val="20"/>
                              </w:rPr>
                              <w:t>5</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603E17">
                              <w:rPr>
                                <w:color w:val="0D0D0D" w:themeColor="text1" w:themeTint="F2"/>
                                <w:sz w:val="20"/>
                                <w:szCs w:val="20"/>
                              </w:rPr>
                              <w:t>Inserir 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21E4F" id="_x0000_s1037" type="#_x0000_t202" style="position:absolute;margin-left:302.35pt;margin-top:33.25pt;width:141.7pt;height:36pt;z-index:25210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qG/EQ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">
                <v:textbox>
                  <w:txbxContent>
                    <w:p w14:paraId="40E36264" w14:textId="00F20DDB" w:rsidR="00440789" w:rsidRPr="00560145" w:rsidRDefault="00440789" w:rsidP="00440789">
                      <w:pPr>
                        <w:jc w:val="center"/>
                        <w:rPr>
                          <w:sz w:val="20"/>
                          <w:szCs w:val="20"/>
                        </w:rPr>
                      </w:pPr>
                      <w:r w:rsidRPr="00560145">
                        <w:rPr>
                          <w:sz w:val="20"/>
                          <w:szCs w:val="20"/>
                        </w:rPr>
                        <w:t xml:space="preserve">Figura </w:t>
                      </w:r>
                      <w:r>
                        <w:rPr>
                          <w:sz w:val="20"/>
                          <w:szCs w:val="20"/>
                        </w:rPr>
                        <w:t>1</w:t>
                      </w:r>
                      <w:r w:rsidR="00603E17">
                        <w:rPr>
                          <w:sz w:val="20"/>
                          <w:szCs w:val="20"/>
                        </w:rPr>
                        <w:t>5</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603E17">
                        <w:rPr>
                          <w:color w:val="0D0D0D" w:themeColor="text1" w:themeTint="F2"/>
                          <w:sz w:val="20"/>
                          <w:szCs w:val="20"/>
                        </w:rPr>
                        <w:t>Inserir idade</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10848" behindDoc="0" locked="0" layoutInCell="1" allowOverlap="1" wp14:anchorId="5B7D9947" wp14:editId="3FF985DB">
                <wp:simplePos x="0" y="0"/>
                <wp:positionH relativeFrom="column">
                  <wp:posOffset>1955165</wp:posOffset>
                </wp:positionH>
                <wp:positionV relativeFrom="paragraph">
                  <wp:posOffset>422275</wp:posOffset>
                </wp:positionV>
                <wp:extent cx="1799590" cy="457200"/>
                <wp:effectExtent l="0" t="0" r="10160" b="19050"/>
                <wp:wrapSquare wrapText="bothSides"/>
                <wp:docPr id="20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6E4266F3" w14:textId="196309A7" w:rsidR="00440789" w:rsidRPr="007F230A" w:rsidRDefault="00440789" w:rsidP="00440789">
                            <w:pPr>
                              <w:jc w:val="center"/>
                              <w:rPr>
                                <w:sz w:val="20"/>
                                <w:szCs w:val="20"/>
                              </w:rPr>
                            </w:pPr>
                            <w:r w:rsidRPr="007F230A">
                              <w:rPr>
                                <w:sz w:val="20"/>
                                <w:szCs w:val="20"/>
                              </w:rPr>
                              <w:t xml:space="preserve">Figura </w:t>
                            </w:r>
                            <w:r w:rsidR="00603E17">
                              <w:rPr>
                                <w:sz w:val="20"/>
                                <w:szCs w:val="20"/>
                              </w:rPr>
                              <w:t>14</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603E17">
                              <w:rPr>
                                <w:color w:val="0D0D0D" w:themeColor="text1" w:themeTint="F2"/>
                                <w:sz w:val="20"/>
                                <w:szCs w:val="20"/>
                              </w:rPr>
                              <w:t>Cadastro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D9947" id="_x0000_s1038" type="#_x0000_t202" style="position:absolute;margin-left:153.95pt;margin-top:33.25pt;width:141.7pt;height:36pt;z-index:25211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GN+Eg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">
                <v:textbox>
                  <w:txbxContent>
                    <w:p w14:paraId="6E4266F3" w14:textId="196309A7" w:rsidR="00440789" w:rsidRPr="007F230A" w:rsidRDefault="00440789" w:rsidP="00440789">
                      <w:pPr>
                        <w:jc w:val="center"/>
                        <w:rPr>
                          <w:sz w:val="20"/>
                          <w:szCs w:val="20"/>
                        </w:rPr>
                      </w:pPr>
                      <w:r w:rsidRPr="007F230A">
                        <w:rPr>
                          <w:sz w:val="20"/>
                          <w:szCs w:val="20"/>
                        </w:rPr>
                        <w:t xml:space="preserve">Figura </w:t>
                      </w:r>
                      <w:r w:rsidR="00603E17">
                        <w:rPr>
                          <w:sz w:val="20"/>
                          <w:szCs w:val="20"/>
                        </w:rPr>
                        <w:t>14</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603E17">
                        <w:rPr>
                          <w:color w:val="0D0D0D" w:themeColor="text1" w:themeTint="F2"/>
                          <w:sz w:val="20"/>
                          <w:szCs w:val="20"/>
                        </w:rPr>
                        <w:t>Cadastro</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08800" behindDoc="0" locked="0" layoutInCell="1" allowOverlap="1" wp14:anchorId="000E7D2A" wp14:editId="072D7DC9">
                <wp:simplePos x="0" y="0"/>
                <wp:positionH relativeFrom="column">
                  <wp:posOffset>76200</wp:posOffset>
                </wp:positionH>
                <wp:positionV relativeFrom="paragraph">
                  <wp:posOffset>422275</wp:posOffset>
                </wp:positionV>
                <wp:extent cx="1799590" cy="458470"/>
                <wp:effectExtent l="0" t="0" r="10160" b="17780"/>
                <wp:wrapSquare wrapText="bothSides"/>
                <wp:docPr id="19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38D43ADF" w14:textId="47A7EEC7" w:rsidR="00440789" w:rsidRPr="00F11FEE" w:rsidRDefault="00440789" w:rsidP="00440789">
                            <w:pPr>
                              <w:jc w:val="center"/>
                              <w:rPr>
                                <w:sz w:val="20"/>
                                <w:szCs w:val="20"/>
                              </w:rPr>
                            </w:pPr>
                            <w:r w:rsidRPr="00F11FEE">
                              <w:rPr>
                                <w:sz w:val="20"/>
                                <w:szCs w:val="20"/>
                              </w:rPr>
                              <w:t xml:space="preserve">Figura </w:t>
                            </w:r>
                            <w:r w:rsidR="00603E17">
                              <w:rPr>
                                <w:sz w:val="20"/>
                                <w:szCs w:val="20"/>
                              </w:rPr>
                              <w:t>13</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Inicial </w:t>
                            </w:r>
                            <w:r w:rsidR="00603E17">
                              <w:rPr>
                                <w:color w:val="0D0D0D" w:themeColor="text1" w:themeTint="F2"/>
                                <w:sz w:val="20"/>
                                <w:szCs w:val="20"/>
                              </w:rPr>
                              <w:t>aplicativo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E7D2A" id="_x0000_s1039" type="#_x0000_t202" style="position:absolute;margin-left:6pt;margin-top:33.25pt;width:141.7pt;height:36.1pt;z-index:25210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">
                <v:textbox>
                  <w:txbxContent>
                    <w:p w14:paraId="38D43ADF" w14:textId="47A7EEC7" w:rsidR="00440789" w:rsidRPr="00F11FEE" w:rsidRDefault="00440789" w:rsidP="00440789">
                      <w:pPr>
                        <w:jc w:val="center"/>
                        <w:rPr>
                          <w:sz w:val="20"/>
                          <w:szCs w:val="20"/>
                        </w:rPr>
                      </w:pPr>
                      <w:r w:rsidRPr="00F11FEE">
                        <w:rPr>
                          <w:sz w:val="20"/>
                          <w:szCs w:val="20"/>
                        </w:rPr>
                        <w:t xml:space="preserve">Figura </w:t>
                      </w:r>
                      <w:r w:rsidR="00603E17">
                        <w:rPr>
                          <w:sz w:val="20"/>
                          <w:szCs w:val="20"/>
                        </w:rPr>
                        <w:t>13</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Inicial </w:t>
                      </w:r>
                      <w:r w:rsidR="00603E17">
                        <w:rPr>
                          <w:color w:val="0D0D0D" w:themeColor="text1" w:themeTint="F2"/>
                          <w:sz w:val="20"/>
                          <w:szCs w:val="20"/>
                        </w:rPr>
                        <w:t>aplicativo</w:t>
                      </w:r>
                    </w:p>
                  </w:txbxContent>
                </v:textbox>
                <w10:wrap type="square"/>
              </v:shape>
            </w:pict>
          </mc:Fallback>
        </mc:AlternateContent>
      </w:r>
      <w:r w:rsidR="00EE727E">
        <w:rPr>
          <w:b/>
          <w:bCs/>
        </w:rPr>
        <w:t xml:space="preserve">Android - </w:t>
      </w:r>
      <w:r w:rsidR="00DB03F8" w:rsidRPr="00216A11">
        <w:rPr>
          <w:b/>
          <w:bCs/>
        </w:rPr>
        <w:t xml:space="preserve">Prototipagem - De média </w:t>
      </w:r>
      <w:r w:rsidR="0041682E">
        <w:rPr>
          <w:b/>
          <w:bCs/>
        </w:rPr>
        <w:t>D</w:t>
      </w:r>
      <w:r w:rsidR="00DB03F8" w:rsidRPr="00216A11">
        <w:rPr>
          <w:b/>
          <w:bCs/>
        </w:rPr>
        <w:t>efinição</w:t>
      </w:r>
    </w:p>
    <w:p w14:paraId="6F98E41C" w14:textId="61F42C16" w:rsidR="00DB03F8" w:rsidRDefault="00DB03F8" w:rsidP="00DB03F8">
      <w:pPr>
        <w:spacing w:after="0"/>
        <w:contextualSpacing/>
        <w:jc w:val="center"/>
        <w:rPr>
          <w:noProof/>
        </w:rPr>
      </w:pPr>
    </w:p>
    <w:p w14:paraId="5774027A" w14:textId="30ED7394" w:rsidR="00DB03F8" w:rsidRDefault="00DB03F8" w:rsidP="00DB03F8">
      <w:pPr>
        <w:spacing w:after="0"/>
        <w:contextualSpacing/>
        <w:jc w:val="center"/>
        <w:rPr>
          <w:noProof/>
        </w:rPr>
      </w:pPr>
    </w:p>
    <w:p w14:paraId="24D5AEBB" w14:textId="063BEB71" w:rsidR="00DB03F8" w:rsidRDefault="00DB03F8" w:rsidP="00DB03F8">
      <w:pPr>
        <w:spacing w:after="0"/>
        <w:contextualSpacing/>
        <w:jc w:val="center"/>
        <w:rPr>
          <w:noProof/>
        </w:rPr>
      </w:pPr>
    </w:p>
    <w:p w14:paraId="60D7D84B" w14:textId="2C05AB95" w:rsidR="00520149" w:rsidRDefault="00232918" w:rsidP="003D4495">
      <w:pPr>
        <w:spacing w:after="0"/>
        <w:contextualSpacing/>
        <w:jc w:val="center"/>
        <w:rPr>
          <w:b/>
          <w:bCs/>
        </w:rPr>
      </w:pPr>
      <w:r>
        <w:rPr>
          <w:noProof/>
        </w:rPr>
        <w:drawing>
          <wp:anchor distT="0" distB="0" distL="114300" distR="114300" simplePos="0" relativeHeight="251581366" behindDoc="0" locked="0" layoutInCell="1" allowOverlap="1" wp14:anchorId="0D0EC278" wp14:editId="469477D9">
            <wp:simplePos x="0" y="0"/>
            <wp:positionH relativeFrom="column">
              <wp:posOffset>3837940</wp:posOffset>
            </wp:positionH>
            <wp:positionV relativeFrom="paragraph">
              <wp:posOffset>713210</wp:posOffset>
            </wp:positionV>
            <wp:extent cx="1821600" cy="2764790"/>
            <wp:effectExtent l="0" t="0" r="7620" b="0"/>
            <wp:wrapTopAndBottom/>
            <wp:docPr id="697665290" name="Imagem 697665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a:extLst>
                        <a:ext uri="{28A0092B-C50C-407E-A947-70E740481C1C}">
                          <a14:useLocalDpi xmlns:a14="http://schemas.microsoft.com/office/drawing/2010/main" val="0"/>
                        </a:ext>
                      </a:extLst>
                    </a:blip>
                    <a:srcRect t="5035" b="5703"/>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0341" behindDoc="0" locked="0" layoutInCell="1" allowOverlap="1" wp14:anchorId="22DC08F4" wp14:editId="3C682A4A">
            <wp:simplePos x="0" y="0"/>
            <wp:positionH relativeFrom="column">
              <wp:posOffset>1956435</wp:posOffset>
            </wp:positionH>
            <wp:positionV relativeFrom="paragraph">
              <wp:posOffset>716385</wp:posOffset>
            </wp:positionV>
            <wp:extent cx="1821180" cy="2764790"/>
            <wp:effectExtent l="0" t="0" r="7620" b="0"/>
            <wp:wrapTopAndBottom/>
            <wp:docPr id="697665289" name="Imagem 697665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0">
                      <a:extLst>
                        <a:ext uri="{28A0092B-C50C-407E-A947-70E740481C1C}">
                          <a14:useLocalDpi xmlns:a14="http://schemas.microsoft.com/office/drawing/2010/main" val="0"/>
                        </a:ext>
                      </a:extLst>
                    </a:blip>
                    <a:srcRect t="5383" b="5354"/>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0091" behindDoc="0" locked="0" layoutInCell="1" allowOverlap="1" wp14:anchorId="00F82784" wp14:editId="70942E52">
            <wp:simplePos x="0" y="0"/>
            <wp:positionH relativeFrom="column">
              <wp:posOffset>74295</wp:posOffset>
            </wp:positionH>
            <wp:positionV relativeFrom="paragraph">
              <wp:posOffset>713210</wp:posOffset>
            </wp:positionV>
            <wp:extent cx="1821815" cy="2764790"/>
            <wp:effectExtent l="0" t="0" r="6985" b="0"/>
            <wp:wrapTopAndBottom/>
            <wp:docPr id="697665288" name="Imagem 697665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1">
                      <a:extLst>
                        <a:ext uri="{28A0092B-C50C-407E-A947-70E740481C1C}">
                          <a14:useLocalDpi xmlns:a14="http://schemas.microsoft.com/office/drawing/2010/main" val="0"/>
                        </a:ext>
                      </a:extLst>
                    </a:blip>
                    <a:srcRect t="5134" b="5005"/>
                    <a:stretch/>
                  </pic:blipFill>
                  <pic:spPr bwMode="auto">
                    <a:xfrm>
                      <a:off x="0" y="0"/>
                      <a:ext cx="1821815"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3E17" w:rsidRPr="0097042C">
        <w:rPr>
          <w:b/>
          <w:bCs/>
          <w:noProof/>
        </w:rPr>
        <mc:AlternateContent>
          <mc:Choice Requires="wps">
            <w:drawing>
              <wp:anchor distT="45720" distB="45720" distL="114300" distR="114300" simplePos="0" relativeHeight="252113920" behindDoc="0" locked="0" layoutInCell="1" allowOverlap="1" wp14:anchorId="0745B01F" wp14:editId="705E3D7D">
                <wp:simplePos x="0" y="0"/>
                <wp:positionH relativeFrom="column">
                  <wp:posOffset>3849370</wp:posOffset>
                </wp:positionH>
                <wp:positionV relativeFrom="paragraph">
                  <wp:posOffset>266700</wp:posOffset>
                </wp:positionV>
                <wp:extent cx="1799590" cy="457200"/>
                <wp:effectExtent l="0" t="0" r="10160" b="19050"/>
                <wp:wrapSquare wrapText="bothSides"/>
                <wp:docPr id="2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5DE9C650" w14:textId="474D9EB0" w:rsidR="00603E17" w:rsidRPr="00560145" w:rsidRDefault="00603E17" w:rsidP="00440789">
                            <w:pPr>
                              <w:jc w:val="center"/>
                              <w:rPr>
                                <w:sz w:val="20"/>
                                <w:szCs w:val="20"/>
                              </w:rPr>
                            </w:pPr>
                            <w:r w:rsidRPr="00560145">
                              <w:rPr>
                                <w:sz w:val="20"/>
                                <w:szCs w:val="20"/>
                              </w:rPr>
                              <w:t xml:space="preserve">Figura </w:t>
                            </w:r>
                            <w:r>
                              <w:rPr>
                                <w:sz w:val="20"/>
                                <w:szCs w:val="20"/>
                              </w:rPr>
                              <w:t>18</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Recuperar senha -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5B01F" id="_x0000_s1040" type="#_x0000_t202" style="position:absolute;left:0;text-align:left;margin-left:303.1pt;margin-top:21pt;width:141.7pt;height:36pt;z-index:25211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cmEg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">
                <v:textbox>
                  <w:txbxContent>
                    <w:p w14:paraId="5DE9C650" w14:textId="474D9EB0" w:rsidR="00603E17" w:rsidRPr="00560145" w:rsidRDefault="00603E17" w:rsidP="00440789">
                      <w:pPr>
                        <w:jc w:val="center"/>
                        <w:rPr>
                          <w:sz w:val="20"/>
                          <w:szCs w:val="20"/>
                        </w:rPr>
                      </w:pPr>
                      <w:r w:rsidRPr="00560145">
                        <w:rPr>
                          <w:sz w:val="20"/>
                          <w:szCs w:val="20"/>
                        </w:rPr>
                        <w:t xml:space="preserve">Figura </w:t>
                      </w:r>
                      <w:r>
                        <w:rPr>
                          <w:sz w:val="20"/>
                          <w:szCs w:val="20"/>
                        </w:rPr>
                        <w:t>18</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Recuperar senha - Email</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14944" behindDoc="0" locked="0" layoutInCell="1" allowOverlap="1" wp14:anchorId="7AFF79E8" wp14:editId="6A69CEA8">
                <wp:simplePos x="0" y="0"/>
                <wp:positionH relativeFrom="column">
                  <wp:posOffset>1964690</wp:posOffset>
                </wp:positionH>
                <wp:positionV relativeFrom="paragraph">
                  <wp:posOffset>266700</wp:posOffset>
                </wp:positionV>
                <wp:extent cx="1799590" cy="457200"/>
                <wp:effectExtent l="0" t="0" r="10160" b="19050"/>
                <wp:wrapSquare wrapText="bothSides"/>
                <wp:docPr id="20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6C69D276" w14:textId="670E94F8" w:rsidR="00603E17" w:rsidRPr="007F230A" w:rsidRDefault="00603E17" w:rsidP="00440789">
                            <w:pPr>
                              <w:jc w:val="center"/>
                              <w:rPr>
                                <w:sz w:val="20"/>
                                <w:szCs w:val="20"/>
                              </w:rPr>
                            </w:pPr>
                            <w:r w:rsidRPr="007F230A">
                              <w:rPr>
                                <w:sz w:val="20"/>
                                <w:szCs w:val="20"/>
                              </w:rPr>
                              <w:t xml:space="preserve">Figura </w:t>
                            </w:r>
                            <w:r>
                              <w:rPr>
                                <w:sz w:val="20"/>
                                <w:szCs w:val="20"/>
                              </w:rPr>
                              <w:t>17</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Login com Google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F79E8" id="_x0000_s1041" type="#_x0000_t202" style="position:absolute;left:0;text-align:left;margin-left:154.7pt;margin-top:21pt;width:141.7pt;height:36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fnQEg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">
                <v:textbox>
                  <w:txbxContent>
                    <w:p w14:paraId="6C69D276" w14:textId="670E94F8" w:rsidR="00603E17" w:rsidRPr="007F230A" w:rsidRDefault="00603E17" w:rsidP="00440789">
                      <w:pPr>
                        <w:jc w:val="center"/>
                        <w:rPr>
                          <w:sz w:val="20"/>
                          <w:szCs w:val="20"/>
                        </w:rPr>
                      </w:pPr>
                      <w:r w:rsidRPr="007F230A">
                        <w:rPr>
                          <w:sz w:val="20"/>
                          <w:szCs w:val="20"/>
                        </w:rPr>
                        <w:t xml:space="preserve">Figura </w:t>
                      </w:r>
                      <w:r>
                        <w:rPr>
                          <w:sz w:val="20"/>
                          <w:szCs w:val="20"/>
                        </w:rPr>
                        <w:t>17</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Login com Google</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12896" behindDoc="0" locked="0" layoutInCell="1" allowOverlap="1" wp14:anchorId="6E608F87" wp14:editId="7829F2BF">
                <wp:simplePos x="0" y="0"/>
                <wp:positionH relativeFrom="column">
                  <wp:posOffset>85725</wp:posOffset>
                </wp:positionH>
                <wp:positionV relativeFrom="paragraph">
                  <wp:posOffset>266700</wp:posOffset>
                </wp:positionV>
                <wp:extent cx="1799590" cy="458470"/>
                <wp:effectExtent l="0" t="0" r="10160" b="17780"/>
                <wp:wrapSquare wrapText="bothSides"/>
                <wp:docPr id="20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3CFA0049" w14:textId="417FF27E" w:rsidR="00603E17" w:rsidRPr="00F11FEE" w:rsidRDefault="00603E17" w:rsidP="00440789">
                            <w:pPr>
                              <w:jc w:val="center"/>
                              <w:rPr>
                                <w:sz w:val="20"/>
                                <w:szCs w:val="20"/>
                              </w:rPr>
                            </w:pPr>
                            <w:r w:rsidRPr="00F11FEE">
                              <w:rPr>
                                <w:sz w:val="20"/>
                                <w:szCs w:val="20"/>
                              </w:rPr>
                              <w:t xml:space="preserve">Figura </w:t>
                            </w:r>
                            <w:r>
                              <w:rPr>
                                <w:sz w:val="20"/>
                                <w:szCs w:val="20"/>
                              </w:rPr>
                              <w:t>16</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08F87" id="_x0000_s1042" type="#_x0000_t202" style="position:absolute;left:0;text-align:left;margin-left:6.75pt;margin-top:21pt;width:141.7pt;height:36.1pt;z-index:25211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">
                <v:textbox>
                  <w:txbxContent>
                    <w:p w14:paraId="3CFA0049" w14:textId="417FF27E" w:rsidR="00603E17" w:rsidRPr="00F11FEE" w:rsidRDefault="00603E17" w:rsidP="00440789">
                      <w:pPr>
                        <w:jc w:val="center"/>
                        <w:rPr>
                          <w:sz w:val="20"/>
                          <w:szCs w:val="20"/>
                        </w:rPr>
                      </w:pPr>
                      <w:r w:rsidRPr="00F11FEE">
                        <w:rPr>
                          <w:sz w:val="20"/>
                          <w:szCs w:val="20"/>
                        </w:rPr>
                        <w:t xml:space="preserve">Figura </w:t>
                      </w:r>
                      <w:r>
                        <w:rPr>
                          <w:sz w:val="20"/>
                          <w:szCs w:val="20"/>
                        </w:rPr>
                        <w:t>16</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Login</w:t>
                      </w:r>
                    </w:p>
                  </w:txbxContent>
                </v:textbox>
                <w10:wrap type="square"/>
              </v:shape>
            </w:pict>
          </mc:Fallback>
        </mc:AlternateContent>
      </w:r>
    </w:p>
    <w:p w14:paraId="5A0BE645" w14:textId="332F6461" w:rsidR="00603E17" w:rsidRDefault="00603E17" w:rsidP="003D4495">
      <w:pPr>
        <w:spacing w:after="0"/>
        <w:contextualSpacing/>
        <w:jc w:val="center"/>
        <w:rPr>
          <w:b/>
          <w:bCs/>
        </w:rPr>
      </w:pPr>
    </w:p>
    <w:p w14:paraId="0D8B30AC" w14:textId="7D3C86AC" w:rsidR="003D4495" w:rsidRDefault="00DB03F8" w:rsidP="003D4495">
      <w:pPr>
        <w:spacing w:after="0"/>
        <w:contextualSpacing/>
        <w:jc w:val="center"/>
      </w:pPr>
      <w:r>
        <w:rPr>
          <w:b/>
          <w:bCs/>
        </w:rPr>
        <w:t xml:space="preserve">Fonte: </w:t>
      </w:r>
      <w:r w:rsidRPr="001E2AF2">
        <w:t>Elaboração Própria</w:t>
      </w:r>
      <w:r w:rsidR="00D65AE8">
        <w:t xml:space="preserve"> Drawio</w:t>
      </w:r>
      <w:r>
        <w:br w:type="page"/>
      </w:r>
    </w:p>
    <w:p w14:paraId="7E8A5B04" w14:textId="05FB2DFD" w:rsidR="0041682E" w:rsidRDefault="00232918" w:rsidP="00D947B9">
      <w:pPr>
        <w:tabs>
          <w:tab w:val="left" w:pos="4307"/>
          <w:tab w:val="center" w:pos="4535"/>
        </w:tabs>
        <w:spacing w:after="0"/>
        <w:contextualSpacing/>
        <w:jc w:val="center"/>
        <w:rPr>
          <w:b/>
          <w:bCs/>
        </w:rPr>
      </w:pPr>
      <w:r>
        <w:rPr>
          <w:noProof/>
        </w:rPr>
        <w:drawing>
          <wp:anchor distT="0" distB="0" distL="114300" distR="114300" simplePos="0" relativeHeight="251584441" behindDoc="0" locked="0" layoutInCell="1" allowOverlap="1" wp14:anchorId="471BC222" wp14:editId="2BC1DF11">
            <wp:simplePos x="0" y="0"/>
            <wp:positionH relativeFrom="column">
              <wp:posOffset>3841010</wp:posOffset>
            </wp:positionH>
            <wp:positionV relativeFrom="paragraph">
              <wp:posOffset>444500</wp:posOffset>
            </wp:positionV>
            <wp:extent cx="1821600" cy="2764790"/>
            <wp:effectExtent l="0" t="0" r="7620" b="0"/>
            <wp:wrapTopAndBottom/>
            <wp:docPr id="697665293" name="Imagem 697665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a:extLst>
                        <a:ext uri="{28A0092B-C50C-407E-A947-70E740481C1C}">
                          <a14:useLocalDpi xmlns:a14="http://schemas.microsoft.com/office/drawing/2010/main" val="0"/>
                        </a:ext>
                      </a:extLst>
                    </a:blip>
                    <a:srcRect t="5257" b="5405"/>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3416" behindDoc="0" locked="0" layoutInCell="1" allowOverlap="1" wp14:anchorId="4946954E" wp14:editId="3E11B4F7">
            <wp:simplePos x="0" y="0"/>
            <wp:positionH relativeFrom="column">
              <wp:posOffset>1951885</wp:posOffset>
            </wp:positionH>
            <wp:positionV relativeFrom="paragraph">
              <wp:posOffset>447040</wp:posOffset>
            </wp:positionV>
            <wp:extent cx="1821180" cy="2764790"/>
            <wp:effectExtent l="0" t="0" r="7620" b="0"/>
            <wp:wrapTopAndBottom/>
            <wp:docPr id="697665292" name="Imagem 697665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t="5257" b="5371"/>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47B9">
        <w:rPr>
          <w:noProof/>
        </w:rPr>
        <w:drawing>
          <wp:anchor distT="0" distB="0" distL="114300" distR="114300" simplePos="0" relativeHeight="251582391" behindDoc="0" locked="0" layoutInCell="1" allowOverlap="1" wp14:anchorId="3F0B6C03" wp14:editId="10200812">
            <wp:simplePos x="0" y="0"/>
            <wp:positionH relativeFrom="column">
              <wp:posOffset>71015</wp:posOffset>
            </wp:positionH>
            <wp:positionV relativeFrom="paragraph">
              <wp:posOffset>452755</wp:posOffset>
            </wp:positionV>
            <wp:extent cx="1821600" cy="2764790"/>
            <wp:effectExtent l="0" t="0" r="7620" b="0"/>
            <wp:wrapTopAndBottom/>
            <wp:docPr id="697665291" name="Imagem 697665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4">
                      <a:extLst>
                        <a:ext uri="{28A0092B-C50C-407E-A947-70E740481C1C}">
                          <a14:useLocalDpi xmlns:a14="http://schemas.microsoft.com/office/drawing/2010/main" val="0"/>
                        </a:ext>
                      </a:extLst>
                    </a:blip>
                    <a:srcRect t="5383" b="5367"/>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3E17" w:rsidRPr="0097042C">
        <w:rPr>
          <w:b/>
          <w:bCs/>
          <w:noProof/>
        </w:rPr>
        <mc:AlternateContent>
          <mc:Choice Requires="wps">
            <w:drawing>
              <wp:anchor distT="45720" distB="45720" distL="114300" distR="114300" simplePos="0" relativeHeight="252119040" behindDoc="0" locked="0" layoutInCell="1" allowOverlap="1" wp14:anchorId="1CF8F9C9" wp14:editId="41AADA72">
                <wp:simplePos x="0" y="0"/>
                <wp:positionH relativeFrom="column">
                  <wp:posOffset>1960880</wp:posOffset>
                </wp:positionH>
                <wp:positionV relativeFrom="paragraph">
                  <wp:posOffset>0</wp:posOffset>
                </wp:positionV>
                <wp:extent cx="1799590" cy="457200"/>
                <wp:effectExtent l="0" t="0" r="10160" b="19050"/>
                <wp:wrapSquare wrapText="bothSides"/>
                <wp:docPr id="20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59CE01CA" w14:textId="7A2DC38F" w:rsidR="00603E17" w:rsidRPr="007F230A" w:rsidRDefault="00603E17" w:rsidP="00603E17">
                            <w:pPr>
                              <w:jc w:val="center"/>
                              <w:rPr>
                                <w:sz w:val="20"/>
                                <w:szCs w:val="20"/>
                              </w:rPr>
                            </w:pPr>
                            <w:r w:rsidRPr="007F230A">
                              <w:rPr>
                                <w:sz w:val="20"/>
                                <w:szCs w:val="20"/>
                              </w:rPr>
                              <w:t xml:space="preserve">Figura </w:t>
                            </w:r>
                            <w:r w:rsidR="0078747B">
                              <w:rPr>
                                <w:sz w:val="20"/>
                                <w:szCs w:val="20"/>
                              </w:rPr>
                              <w:t>20</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Recuperar senha – Nova senha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8F9C9" id="_x0000_s1043" type="#_x0000_t202" style="position:absolute;left:0;text-align:left;margin-left:154.4pt;margin-top:0;width:141.7pt;height:36pt;z-index:25211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XnEQ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">
                <v:textbox>
                  <w:txbxContent>
                    <w:p w14:paraId="59CE01CA" w14:textId="7A2DC38F" w:rsidR="00603E17" w:rsidRPr="007F230A" w:rsidRDefault="00603E17" w:rsidP="00603E17">
                      <w:pPr>
                        <w:jc w:val="center"/>
                        <w:rPr>
                          <w:sz w:val="20"/>
                          <w:szCs w:val="20"/>
                        </w:rPr>
                      </w:pPr>
                      <w:r w:rsidRPr="007F230A">
                        <w:rPr>
                          <w:sz w:val="20"/>
                          <w:szCs w:val="20"/>
                        </w:rPr>
                        <w:t xml:space="preserve">Figura </w:t>
                      </w:r>
                      <w:r w:rsidR="0078747B">
                        <w:rPr>
                          <w:sz w:val="20"/>
                          <w:szCs w:val="20"/>
                        </w:rPr>
                        <w:t>20</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Recuperar senha – Nova senha</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18016" behindDoc="0" locked="0" layoutInCell="1" allowOverlap="1" wp14:anchorId="29740DEF" wp14:editId="528B1411">
                <wp:simplePos x="0" y="0"/>
                <wp:positionH relativeFrom="column">
                  <wp:posOffset>3845560</wp:posOffset>
                </wp:positionH>
                <wp:positionV relativeFrom="paragraph">
                  <wp:posOffset>0</wp:posOffset>
                </wp:positionV>
                <wp:extent cx="1799590" cy="457200"/>
                <wp:effectExtent l="0" t="0" r="10160" b="19050"/>
                <wp:wrapSquare wrapText="bothSides"/>
                <wp:docPr id="2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7200"/>
                        </a:xfrm>
                        <a:prstGeom prst="rect">
                          <a:avLst/>
                        </a:prstGeom>
                        <a:solidFill>
                          <a:srgbClr val="FFFFFF"/>
                        </a:solidFill>
                        <a:ln w="9525">
                          <a:solidFill>
                            <a:srgbClr val="000000"/>
                          </a:solidFill>
                          <a:miter lim="800000"/>
                          <a:headEnd/>
                          <a:tailEnd/>
                        </a:ln>
                      </wps:spPr>
                      <wps:txbx>
                        <w:txbxContent>
                          <w:p w14:paraId="4E4F787C" w14:textId="57ED20B6" w:rsidR="00603E17" w:rsidRPr="00560145" w:rsidRDefault="00603E17" w:rsidP="00603E17">
                            <w:pPr>
                              <w:jc w:val="center"/>
                              <w:rPr>
                                <w:sz w:val="20"/>
                                <w:szCs w:val="20"/>
                              </w:rPr>
                            </w:pPr>
                            <w:r w:rsidRPr="00560145">
                              <w:rPr>
                                <w:sz w:val="20"/>
                                <w:szCs w:val="20"/>
                              </w:rPr>
                              <w:t xml:space="preserve">Figura </w:t>
                            </w:r>
                            <w:r w:rsidR="0078747B">
                              <w:rPr>
                                <w:sz w:val="20"/>
                                <w:szCs w:val="20"/>
                              </w:rPr>
                              <w:t>21</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Inicial usuário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40DEF" id="_x0000_s1044" type="#_x0000_t202" style="position:absolute;left:0;text-align:left;margin-left:302.8pt;margin-top:0;width:141.7pt;height:36pt;z-index:25211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">
                <v:textbox>
                  <w:txbxContent>
                    <w:p w14:paraId="4E4F787C" w14:textId="57ED20B6" w:rsidR="00603E17" w:rsidRPr="00560145" w:rsidRDefault="00603E17" w:rsidP="00603E17">
                      <w:pPr>
                        <w:jc w:val="center"/>
                        <w:rPr>
                          <w:sz w:val="20"/>
                          <w:szCs w:val="20"/>
                        </w:rPr>
                      </w:pPr>
                      <w:r w:rsidRPr="00560145">
                        <w:rPr>
                          <w:sz w:val="20"/>
                          <w:szCs w:val="20"/>
                        </w:rPr>
                        <w:t xml:space="preserve">Figura </w:t>
                      </w:r>
                      <w:r w:rsidR="0078747B">
                        <w:rPr>
                          <w:sz w:val="20"/>
                          <w:szCs w:val="20"/>
                        </w:rPr>
                        <w:t>21</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Inicial usuário</w:t>
                      </w:r>
                    </w:p>
                  </w:txbxContent>
                </v:textbox>
                <w10:wrap type="square"/>
              </v:shape>
            </w:pict>
          </mc:Fallback>
        </mc:AlternateContent>
      </w:r>
      <w:r w:rsidR="00603E17" w:rsidRPr="0097042C">
        <w:rPr>
          <w:b/>
          <w:bCs/>
          <w:noProof/>
        </w:rPr>
        <mc:AlternateContent>
          <mc:Choice Requires="wps">
            <w:drawing>
              <wp:anchor distT="45720" distB="45720" distL="114300" distR="114300" simplePos="0" relativeHeight="252116992" behindDoc="0" locked="0" layoutInCell="1" allowOverlap="1" wp14:anchorId="3B566B8A" wp14:editId="3C8DA30C">
                <wp:simplePos x="0" y="0"/>
                <wp:positionH relativeFrom="column">
                  <wp:posOffset>81915</wp:posOffset>
                </wp:positionH>
                <wp:positionV relativeFrom="paragraph">
                  <wp:posOffset>0</wp:posOffset>
                </wp:positionV>
                <wp:extent cx="1799590" cy="458470"/>
                <wp:effectExtent l="0" t="0" r="10160" b="17780"/>
                <wp:wrapSquare wrapText="bothSides"/>
                <wp:docPr id="20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2172DB30" w14:textId="343F48B0" w:rsidR="00603E17" w:rsidRPr="00F11FEE" w:rsidRDefault="00603E17" w:rsidP="00603E17">
                            <w:pPr>
                              <w:jc w:val="center"/>
                              <w:rPr>
                                <w:sz w:val="20"/>
                                <w:szCs w:val="20"/>
                              </w:rPr>
                            </w:pPr>
                            <w:r w:rsidRPr="00F11FEE">
                              <w:rPr>
                                <w:sz w:val="20"/>
                                <w:szCs w:val="20"/>
                              </w:rPr>
                              <w:t xml:space="preserve">Figura </w:t>
                            </w:r>
                            <w:r>
                              <w:rPr>
                                <w:sz w:val="20"/>
                                <w:szCs w:val="20"/>
                              </w:rPr>
                              <w:t>1</w:t>
                            </w:r>
                            <w:r w:rsidR="0078747B">
                              <w:rPr>
                                <w:sz w:val="20"/>
                                <w:szCs w:val="20"/>
                              </w:rPr>
                              <w:t>9</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Recuperar senha -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66B8A" id="_x0000_s1045" type="#_x0000_t202" style="position:absolute;left:0;text-align:left;margin-left:6.45pt;margin-top:0;width:141.7pt;height:36.1pt;z-index:25211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">
                <v:textbox>
                  <w:txbxContent>
                    <w:p w14:paraId="2172DB30" w14:textId="343F48B0" w:rsidR="00603E17" w:rsidRPr="00F11FEE" w:rsidRDefault="00603E17" w:rsidP="00603E17">
                      <w:pPr>
                        <w:jc w:val="center"/>
                        <w:rPr>
                          <w:sz w:val="20"/>
                          <w:szCs w:val="20"/>
                        </w:rPr>
                      </w:pPr>
                      <w:r w:rsidRPr="00F11FEE">
                        <w:rPr>
                          <w:sz w:val="20"/>
                          <w:szCs w:val="20"/>
                        </w:rPr>
                        <w:t xml:space="preserve">Figura </w:t>
                      </w:r>
                      <w:r>
                        <w:rPr>
                          <w:sz w:val="20"/>
                          <w:szCs w:val="20"/>
                        </w:rPr>
                        <w:t>1</w:t>
                      </w:r>
                      <w:r w:rsidR="0078747B">
                        <w:rPr>
                          <w:sz w:val="20"/>
                          <w:szCs w:val="20"/>
                        </w:rPr>
                        <w:t>9</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78747B">
                        <w:rPr>
                          <w:color w:val="0D0D0D" w:themeColor="text1" w:themeTint="F2"/>
                          <w:sz w:val="20"/>
                          <w:szCs w:val="20"/>
                        </w:rPr>
                        <w:t>Recuperar senha - Código</w:t>
                      </w:r>
                    </w:p>
                  </w:txbxContent>
                </v:textbox>
                <w10:wrap type="square"/>
              </v:shape>
            </w:pict>
          </mc:Fallback>
        </mc:AlternateContent>
      </w:r>
    </w:p>
    <w:p w14:paraId="29ABA115" w14:textId="571E0C08" w:rsidR="0041682E" w:rsidRDefault="0041682E" w:rsidP="00DB03F8">
      <w:pPr>
        <w:spacing w:after="0"/>
        <w:contextualSpacing/>
        <w:jc w:val="center"/>
        <w:rPr>
          <w:b/>
          <w:bCs/>
        </w:rPr>
      </w:pPr>
    </w:p>
    <w:p w14:paraId="4D74CB55" w14:textId="221BEE8A" w:rsidR="0041682E" w:rsidRDefault="0041682E" w:rsidP="00DB03F8">
      <w:pPr>
        <w:spacing w:after="0"/>
        <w:contextualSpacing/>
        <w:jc w:val="center"/>
        <w:rPr>
          <w:b/>
          <w:bCs/>
        </w:rPr>
      </w:pPr>
    </w:p>
    <w:p w14:paraId="402D5B4D" w14:textId="42A29718" w:rsidR="0041682E" w:rsidRDefault="00232918" w:rsidP="00DB03F8">
      <w:pPr>
        <w:spacing w:after="0"/>
        <w:contextualSpacing/>
        <w:jc w:val="center"/>
        <w:rPr>
          <w:b/>
          <w:bCs/>
        </w:rPr>
      </w:pPr>
      <w:r>
        <w:rPr>
          <w:noProof/>
        </w:rPr>
        <w:drawing>
          <wp:anchor distT="0" distB="0" distL="114300" distR="114300" simplePos="0" relativeHeight="251586491" behindDoc="0" locked="0" layoutInCell="1" allowOverlap="1" wp14:anchorId="7B7838C4" wp14:editId="4646F811">
            <wp:simplePos x="0" y="0"/>
            <wp:positionH relativeFrom="column">
              <wp:posOffset>1946910</wp:posOffset>
            </wp:positionH>
            <wp:positionV relativeFrom="paragraph">
              <wp:posOffset>734165</wp:posOffset>
            </wp:positionV>
            <wp:extent cx="1821180" cy="2764790"/>
            <wp:effectExtent l="0" t="0" r="7620" b="0"/>
            <wp:wrapTopAndBottom/>
            <wp:docPr id="697665300" name="Imagem 697665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5086" b="5251"/>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7516" behindDoc="0" locked="0" layoutInCell="1" allowOverlap="1" wp14:anchorId="3AE755A4" wp14:editId="728B5CEA">
            <wp:simplePos x="0" y="0"/>
            <wp:positionH relativeFrom="column">
              <wp:posOffset>3826510</wp:posOffset>
            </wp:positionH>
            <wp:positionV relativeFrom="paragraph">
              <wp:posOffset>735225</wp:posOffset>
            </wp:positionV>
            <wp:extent cx="1821600" cy="2764790"/>
            <wp:effectExtent l="0" t="0" r="7620" b="0"/>
            <wp:wrapTopAndBottom/>
            <wp:docPr id="697665301" name="Imagem 697665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6">
                      <a:extLst>
                        <a:ext uri="{28A0092B-C50C-407E-A947-70E740481C1C}">
                          <a14:useLocalDpi xmlns:a14="http://schemas.microsoft.com/office/drawing/2010/main" val="0"/>
                        </a:ext>
                      </a:extLst>
                    </a:blip>
                    <a:srcRect t="5250" b="5171"/>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47B9">
        <w:rPr>
          <w:noProof/>
        </w:rPr>
        <w:drawing>
          <wp:anchor distT="0" distB="0" distL="114300" distR="114300" simplePos="0" relativeHeight="251585466" behindDoc="0" locked="0" layoutInCell="1" allowOverlap="1" wp14:anchorId="05EE43E4" wp14:editId="1AA0E762">
            <wp:simplePos x="0" y="0"/>
            <wp:positionH relativeFrom="column">
              <wp:posOffset>77365</wp:posOffset>
            </wp:positionH>
            <wp:positionV relativeFrom="paragraph">
              <wp:posOffset>735330</wp:posOffset>
            </wp:positionV>
            <wp:extent cx="1821600" cy="2764790"/>
            <wp:effectExtent l="0" t="0" r="7620" b="0"/>
            <wp:wrapTopAndBottom/>
            <wp:docPr id="697665299" name="Imagem 697665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7">
                      <a:extLst>
                        <a:ext uri="{28A0092B-C50C-407E-A947-70E740481C1C}">
                          <a14:useLocalDpi xmlns:a14="http://schemas.microsoft.com/office/drawing/2010/main" val="0"/>
                        </a:ext>
                      </a:extLst>
                    </a:blip>
                    <a:srcRect l="487" t="4946" r="-487" b="5391"/>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747B" w:rsidRPr="0097042C">
        <w:rPr>
          <w:b/>
          <w:bCs/>
          <w:noProof/>
        </w:rPr>
        <mc:AlternateContent>
          <mc:Choice Requires="wps">
            <w:drawing>
              <wp:anchor distT="45720" distB="45720" distL="114300" distR="114300" simplePos="0" relativeHeight="252122112" behindDoc="0" locked="0" layoutInCell="1" allowOverlap="1" wp14:anchorId="29A01119" wp14:editId="5C76FD6C">
                <wp:simplePos x="0" y="0"/>
                <wp:positionH relativeFrom="column">
                  <wp:posOffset>3834765</wp:posOffset>
                </wp:positionH>
                <wp:positionV relativeFrom="paragraph">
                  <wp:posOffset>285115</wp:posOffset>
                </wp:positionV>
                <wp:extent cx="1799590" cy="467995"/>
                <wp:effectExtent l="0" t="0" r="10160" b="27305"/>
                <wp:wrapSquare wrapText="bothSides"/>
                <wp:docPr id="2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15F0AFD2" w14:textId="1804B434" w:rsidR="0078747B" w:rsidRPr="00560145" w:rsidRDefault="0078747B" w:rsidP="00603E17">
                            <w:pPr>
                              <w:jc w:val="center"/>
                              <w:rPr>
                                <w:sz w:val="20"/>
                                <w:szCs w:val="20"/>
                              </w:rPr>
                            </w:pPr>
                            <w:r w:rsidRPr="00560145">
                              <w:rPr>
                                <w:sz w:val="20"/>
                                <w:szCs w:val="20"/>
                              </w:rPr>
                              <w:t xml:space="preserve">Figura </w:t>
                            </w:r>
                            <w:r>
                              <w:rPr>
                                <w:sz w:val="20"/>
                                <w:szCs w:val="20"/>
                              </w:rPr>
                              <w:t>24</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Livros e 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01119" id="_x0000_s1046" type="#_x0000_t202" style="position:absolute;left:0;text-align:left;margin-left:301.95pt;margin-top:22.45pt;width:141.7pt;height:36.85pt;z-index:25212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">
                <v:textbox>
                  <w:txbxContent>
                    <w:p w14:paraId="15F0AFD2" w14:textId="1804B434" w:rsidR="0078747B" w:rsidRPr="00560145" w:rsidRDefault="0078747B" w:rsidP="00603E17">
                      <w:pPr>
                        <w:jc w:val="center"/>
                        <w:rPr>
                          <w:sz w:val="20"/>
                          <w:szCs w:val="20"/>
                        </w:rPr>
                      </w:pPr>
                      <w:r w:rsidRPr="00560145">
                        <w:rPr>
                          <w:sz w:val="20"/>
                          <w:szCs w:val="20"/>
                        </w:rPr>
                        <w:t xml:space="preserve">Figura </w:t>
                      </w:r>
                      <w:r>
                        <w:rPr>
                          <w:sz w:val="20"/>
                          <w:szCs w:val="20"/>
                        </w:rPr>
                        <w:t>24</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Livros e arquivos</w:t>
                      </w:r>
                    </w:p>
                  </w:txbxContent>
                </v:textbox>
                <w10:wrap type="square"/>
              </v:shape>
            </w:pict>
          </mc:Fallback>
        </mc:AlternateContent>
      </w:r>
      <w:r w:rsidR="0078747B" w:rsidRPr="0097042C">
        <w:rPr>
          <w:b/>
          <w:bCs/>
          <w:noProof/>
        </w:rPr>
        <mc:AlternateContent>
          <mc:Choice Requires="wps">
            <w:drawing>
              <wp:anchor distT="45720" distB="45720" distL="114300" distR="114300" simplePos="0" relativeHeight="252121088" behindDoc="0" locked="0" layoutInCell="1" allowOverlap="1" wp14:anchorId="64DF8FC3" wp14:editId="4C2DE7F5">
                <wp:simplePos x="0" y="0"/>
                <wp:positionH relativeFrom="column">
                  <wp:posOffset>73025</wp:posOffset>
                </wp:positionH>
                <wp:positionV relativeFrom="paragraph">
                  <wp:posOffset>288925</wp:posOffset>
                </wp:positionV>
                <wp:extent cx="1799590" cy="468000"/>
                <wp:effectExtent l="0" t="0" r="10160" b="27305"/>
                <wp:wrapSquare wrapText="bothSides"/>
                <wp:docPr id="2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8000"/>
                        </a:xfrm>
                        <a:prstGeom prst="rect">
                          <a:avLst/>
                        </a:prstGeom>
                        <a:solidFill>
                          <a:srgbClr val="FFFFFF"/>
                        </a:solidFill>
                        <a:ln w="9525">
                          <a:solidFill>
                            <a:srgbClr val="000000"/>
                          </a:solidFill>
                          <a:miter lim="800000"/>
                          <a:headEnd/>
                          <a:tailEnd/>
                        </a:ln>
                      </wps:spPr>
                      <wps:txbx>
                        <w:txbxContent>
                          <w:p w14:paraId="279D365D" w14:textId="77777777" w:rsidR="002E6CDE" w:rsidRPr="00560145" w:rsidRDefault="0078747B" w:rsidP="002E6CDE">
                            <w:pPr>
                              <w:jc w:val="center"/>
                              <w:rPr>
                                <w:sz w:val="20"/>
                                <w:szCs w:val="20"/>
                              </w:rPr>
                            </w:pPr>
                            <w:r w:rsidRPr="00F11FEE">
                              <w:rPr>
                                <w:sz w:val="20"/>
                                <w:szCs w:val="20"/>
                              </w:rPr>
                              <w:t xml:space="preserve">Figura </w:t>
                            </w:r>
                            <w:r>
                              <w:rPr>
                                <w:sz w:val="20"/>
                                <w:szCs w:val="20"/>
                              </w:rPr>
                              <w:t>22</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Modelos de redações</w:t>
                            </w:r>
                          </w:p>
                          <w:p w14:paraId="75B40354" w14:textId="553B5DBC" w:rsidR="0078747B" w:rsidRPr="00F11FEE" w:rsidRDefault="0078747B" w:rsidP="00603E17">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F8FC3" id="_x0000_s1047" type="#_x0000_t202" style="position:absolute;left:0;text-align:left;margin-left:5.75pt;margin-top:22.75pt;width:141.7pt;height:36.85pt;z-index:25212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">
                <v:textbox>
                  <w:txbxContent>
                    <w:p w14:paraId="279D365D" w14:textId="77777777" w:rsidR="002E6CDE" w:rsidRPr="00560145" w:rsidRDefault="0078747B" w:rsidP="002E6CDE">
                      <w:pPr>
                        <w:jc w:val="center"/>
                        <w:rPr>
                          <w:sz w:val="20"/>
                          <w:szCs w:val="20"/>
                        </w:rPr>
                      </w:pPr>
                      <w:r w:rsidRPr="00F11FEE">
                        <w:rPr>
                          <w:sz w:val="20"/>
                          <w:szCs w:val="20"/>
                        </w:rPr>
                        <w:t xml:space="preserve">Figura </w:t>
                      </w:r>
                      <w:r>
                        <w:rPr>
                          <w:sz w:val="20"/>
                          <w:szCs w:val="20"/>
                        </w:rPr>
                        <w:t>22</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Modelos de redações</w:t>
                      </w:r>
                    </w:p>
                    <w:p w14:paraId="75B40354" w14:textId="553B5DBC" w:rsidR="0078747B" w:rsidRPr="00F11FEE" w:rsidRDefault="0078747B" w:rsidP="00603E17">
                      <w:pPr>
                        <w:jc w:val="center"/>
                        <w:rPr>
                          <w:sz w:val="20"/>
                          <w:szCs w:val="20"/>
                        </w:rPr>
                      </w:pPr>
                    </w:p>
                  </w:txbxContent>
                </v:textbox>
                <w10:wrap type="square"/>
              </v:shape>
            </w:pict>
          </mc:Fallback>
        </mc:AlternateContent>
      </w:r>
      <w:r w:rsidR="0078747B" w:rsidRPr="0097042C">
        <w:rPr>
          <w:b/>
          <w:bCs/>
          <w:noProof/>
        </w:rPr>
        <mc:AlternateContent>
          <mc:Choice Requires="wps">
            <w:drawing>
              <wp:anchor distT="45720" distB="45720" distL="114300" distR="114300" simplePos="0" relativeHeight="252123136" behindDoc="0" locked="0" layoutInCell="1" allowOverlap="1" wp14:anchorId="7118BF5E" wp14:editId="18287973">
                <wp:simplePos x="0" y="0"/>
                <wp:positionH relativeFrom="column">
                  <wp:posOffset>1951990</wp:posOffset>
                </wp:positionH>
                <wp:positionV relativeFrom="paragraph">
                  <wp:posOffset>288925</wp:posOffset>
                </wp:positionV>
                <wp:extent cx="1799590" cy="468000"/>
                <wp:effectExtent l="0" t="0" r="10160" b="27305"/>
                <wp:wrapSquare wrapText="bothSides"/>
                <wp:docPr id="21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8000"/>
                        </a:xfrm>
                        <a:prstGeom prst="rect">
                          <a:avLst/>
                        </a:prstGeom>
                        <a:solidFill>
                          <a:srgbClr val="FFFFFF"/>
                        </a:solidFill>
                        <a:ln w="9525">
                          <a:solidFill>
                            <a:srgbClr val="000000"/>
                          </a:solidFill>
                          <a:miter lim="800000"/>
                          <a:headEnd/>
                          <a:tailEnd/>
                        </a:ln>
                      </wps:spPr>
                      <wps:txbx>
                        <w:txbxContent>
                          <w:p w14:paraId="2EB8532B" w14:textId="5684A7DD" w:rsidR="002E6CDE" w:rsidRPr="00560145" w:rsidRDefault="0078747B" w:rsidP="002E6CDE">
                            <w:pPr>
                              <w:jc w:val="center"/>
                              <w:rPr>
                                <w:sz w:val="20"/>
                                <w:szCs w:val="20"/>
                              </w:rPr>
                            </w:pPr>
                            <w:r w:rsidRPr="007F230A">
                              <w:rPr>
                                <w:sz w:val="20"/>
                                <w:szCs w:val="20"/>
                              </w:rPr>
                              <w:t xml:space="preserve">Figura </w:t>
                            </w:r>
                            <w:r>
                              <w:rPr>
                                <w:sz w:val="20"/>
                                <w:szCs w:val="20"/>
                              </w:rPr>
                              <w:t>23</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Modelos de redações - Filtro</w:t>
                            </w:r>
                          </w:p>
                          <w:p w14:paraId="4D95B9F8" w14:textId="705B54F0" w:rsidR="0078747B" w:rsidRPr="007F230A" w:rsidRDefault="0078747B" w:rsidP="00603E17">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18BF5E" id="_x0000_s1048" type="#_x0000_t202" style="position:absolute;left:0;text-align:left;margin-left:153.7pt;margin-top:22.75pt;width:141.7pt;height:36.85pt;z-index:25212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">
                <v:textbox>
                  <w:txbxContent>
                    <w:p w14:paraId="2EB8532B" w14:textId="5684A7DD" w:rsidR="002E6CDE" w:rsidRPr="00560145" w:rsidRDefault="0078747B" w:rsidP="002E6CDE">
                      <w:pPr>
                        <w:jc w:val="center"/>
                        <w:rPr>
                          <w:sz w:val="20"/>
                          <w:szCs w:val="20"/>
                        </w:rPr>
                      </w:pPr>
                      <w:r w:rsidRPr="007F230A">
                        <w:rPr>
                          <w:sz w:val="20"/>
                          <w:szCs w:val="20"/>
                        </w:rPr>
                        <w:t xml:space="preserve">Figura </w:t>
                      </w:r>
                      <w:r>
                        <w:rPr>
                          <w:sz w:val="20"/>
                          <w:szCs w:val="20"/>
                        </w:rPr>
                        <w:t>23</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Modelos de redações - Filtro</w:t>
                      </w:r>
                    </w:p>
                    <w:p w14:paraId="4D95B9F8" w14:textId="705B54F0" w:rsidR="0078747B" w:rsidRPr="007F230A" w:rsidRDefault="0078747B" w:rsidP="00603E17">
                      <w:pPr>
                        <w:jc w:val="center"/>
                        <w:rPr>
                          <w:sz w:val="20"/>
                          <w:szCs w:val="20"/>
                        </w:rPr>
                      </w:pPr>
                    </w:p>
                  </w:txbxContent>
                </v:textbox>
                <w10:wrap type="square"/>
              </v:shape>
            </w:pict>
          </mc:Fallback>
        </mc:AlternateContent>
      </w:r>
    </w:p>
    <w:p w14:paraId="4CDAA065" w14:textId="77777777" w:rsidR="0078747B" w:rsidRDefault="0078747B" w:rsidP="00DB03F8">
      <w:pPr>
        <w:spacing w:after="0"/>
        <w:contextualSpacing/>
        <w:jc w:val="center"/>
        <w:rPr>
          <w:b/>
          <w:bCs/>
        </w:rPr>
      </w:pPr>
    </w:p>
    <w:p w14:paraId="742082E2" w14:textId="37DED926" w:rsidR="00DB03F8" w:rsidRDefault="00DB03F8" w:rsidP="00DB03F8">
      <w:pPr>
        <w:spacing w:after="0"/>
        <w:contextualSpacing/>
        <w:jc w:val="center"/>
      </w:pPr>
      <w:r>
        <w:rPr>
          <w:b/>
          <w:bCs/>
        </w:rPr>
        <w:t xml:space="preserve">Fonte: </w:t>
      </w:r>
      <w:r w:rsidRPr="001E2AF2">
        <w:t>Elaboração Própria</w:t>
      </w:r>
      <w:r w:rsidR="006B5AF4" w:rsidRPr="006B5AF4">
        <w:t xml:space="preserve"> </w:t>
      </w:r>
      <w:r w:rsidR="006B5AF4">
        <w:t>Drawio</w:t>
      </w:r>
      <w:r>
        <w:br w:type="page"/>
      </w:r>
    </w:p>
    <w:p w14:paraId="69C3BBE9" w14:textId="32F5CC1A" w:rsidR="00FA78F0" w:rsidRDefault="00D65AE8" w:rsidP="00DB03F8">
      <w:pPr>
        <w:spacing w:after="0"/>
        <w:contextualSpacing/>
        <w:jc w:val="center"/>
        <w:rPr>
          <w:b/>
          <w:bCs/>
        </w:rPr>
      </w:pPr>
      <w:r>
        <w:rPr>
          <w:noProof/>
        </w:rPr>
        <mc:AlternateContent>
          <mc:Choice Requires="wps">
            <w:drawing>
              <wp:anchor distT="0" distB="0" distL="114300" distR="114300" simplePos="0" relativeHeight="252530688" behindDoc="0" locked="0" layoutInCell="1" allowOverlap="1" wp14:anchorId="1AA3BE84" wp14:editId="7A38C0AB">
                <wp:simplePos x="0" y="0"/>
                <wp:positionH relativeFrom="column">
                  <wp:posOffset>98425</wp:posOffset>
                </wp:positionH>
                <wp:positionV relativeFrom="paragraph">
                  <wp:posOffset>3211195</wp:posOffset>
                </wp:positionV>
                <wp:extent cx="1764000" cy="0"/>
                <wp:effectExtent l="0" t="0" r="0" b="0"/>
                <wp:wrapNone/>
                <wp:docPr id="899023893" name="Conector reto 899023893"/>
                <wp:cNvGraphicFramePr/>
                <a:graphic xmlns:a="http://schemas.openxmlformats.org/drawingml/2006/main">
                  <a:graphicData uri="http://schemas.microsoft.com/office/word/2010/wordprocessingShape">
                    <wps:wsp>
                      <wps:cNvCnPr/>
                      <wps:spPr>
                        <a:xfrm>
                          <a:off x="0" y="0"/>
                          <a:ext cx="1764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3DD42" id="Conector reto 899023893" o:spid="_x0000_s1026" style="position:absolute;z-index:2525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252.85pt" to="146.65pt,2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" strokecolor="black [3213]" strokeweight="1pt">
                <v:stroke joinstyle="miter"/>
              </v:line>
            </w:pict>
          </mc:Fallback>
        </mc:AlternateContent>
      </w:r>
      <w:r w:rsidR="00232918">
        <w:rPr>
          <w:noProof/>
        </w:rPr>
        <w:drawing>
          <wp:anchor distT="0" distB="0" distL="114300" distR="114300" simplePos="0" relativeHeight="251590591" behindDoc="0" locked="0" layoutInCell="1" allowOverlap="1" wp14:anchorId="736F0A5F" wp14:editId="60F30B7B">
            <wp:simplePos x="0" y="0"/>
            <wp:positionH relativeFrom="column">
              <wp:posOffset>3831590</wp:posOffset>
            </wp:positionH>
            <wp:positionV relativeFrom="paragraph">
              <wp:posOffset>454765</wp:posOffset>
            </wp:positionV>
            <wp:extent cx="1821180" cy="2764790"/>
            <wp:effectExtent l="0" t="0" r="7620" b="0"/>
            <wp:wrapTopAndBottom/>
            <wp:docPr id="697665298" name="Imagem 697665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8">
                      <a:extLst>
                        <a:ext uri="{28A0092B-C50C-407E-A947-70E740481C1C}">
                          <a14:useLocalDpi xmlns:a14="http://schemas.microsoft.com/office/drawing/2010/main" val="0"/>
                        </a:ext>
                      </a:extLst>
                    </a:blip>
                    <a:srcRect t="5086" b="4846"/>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2918">
        <w:rPr>
          <w:noProof/>
        </w:rPr>
        <w:drawing>
          <wp:anchor distT="0" distB="0" distL="114300" distR="114300" simplePos="0" relativeHeight="251589566" behindDoc="0" locked="0" layoutInCell="1" allowOverlap="1" wp14:anchorId="5F3773B7" wp14:editId="670C5B14">
            <wp:simplePos x="0" y="0"/>
            <wp:positionH relativeFrom="column">
              <wp:posOffset>1951990</wp:posOffset>
            </wp:positionH>
            <wp:positionV relativeFrom="paragraph">
              <wp:posOffset>452860</wp:posOffset>
            </wp:positionV>
            <wp:extent cx="1821180" cy="2764790"/>
            <wp:effectExtent l="0" t="0" r="7620" b="0"/>
            <wp:wrapTopAndBottom/>
            <wp:docPr id="697665297" name="Imagem 697665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9">
                      <a:extLst>
                        <a:ext uri="{28A0092B-C50C-407E-A947-70E740481C1C}">
                          <a14:useLocalDpi xmlns:a14="http://schemas.microsoft.com/office/drawing/2010/main" val="0"/>
                        </a:ext>
                      </a:extLst>
                    </a:blip>
                    <a:srcRect t="5257" b="5405"/>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47B9">
        <w:rPr>
          <w:noProof/>
        </w:rPr>
        <w:drawing>
          <wp:anchor distT="0" distB="0" distL="114300" distR="114300" simplePos="0" relativeHeight="251588541" behindDoc="0" locked="0" layoutInCell="1" allowOverlap="1" wp14:anchorId="6976B7FA" wp14:editId="600EEF99">
            <wp:simplePos x="0" y="0"/>
            <wp:positionH relativeFrom="column">
              <wp:posOffset>76940</wp:posOffset>
            </wp:positionH>
            <wp:positionV relativeFrom="paragraph">
              <wp:posOffset>451485</wp:posOffset>
            </wp:positionV>
            <wp:extent cx="1821600" cy="2764790"/>
            <wp:effectExtent l="0" t="0" r="7620" b="0"/>
            <wp:wrapTopAndBottom/>
            <wp:docPr id="697665302" name="Imagem 697665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0">
                      <a:extLst>
                        <a:ext uri="{28A0092B-C50C-407E-A947-70E740481C1C}">
                          <a14:useLocalDpi xmlns:a14="http://schemas.microsoft.com/office/drawing/2010/main" val="0"/>
                        </a:ext>
                      </a:extLst>
                    </a:blip>
                    <a:srcRect t="5250" b="5011"/>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747B" w:rsidRPr="0097042C">
        <w:rPr>
          <w:b/>
          <w:bCs/>
          <w:noProof/>
        </w:rPr>
        <mc:AlternateContent>
          <mc:Choice Requires="wps">
            <w:drawing>
              <wp:anchor distT="45720" distB="45720" distL="114300" distR="114300" simplePos="0" relativeHeight="252127232" behindDoc="0" locked="0" layoutInCell="1" allowOverlap="1" wp14:anchorId="733EFA45" wp14:editId="380A988C">
                <wp:simplePos x="0" y="0"/>
                <wp:positionH relativeFrom="column">
                  <wp:posOffset>85725</wp:posOffset>
                </wp:positionH>
                <wp:positionV relativeFrom="paragraph">
                  <wp:posOffset>0</wp:posOffset>
                </wp:positionV>
                <wp:extent cx="1799590" cy="467995"/>
                <wp:effectExtent l="0" t="0" r="10160" b="27305"/>
                <wp:wrapSquare wrapText="bothSides"/>
                <wp:docPr id="2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1ABF16C7" w14:textId="11CB69E5" w:rsidR="002E6CDE" w:rsidRPr="007F230A" w:rsidRDefault="0078747B" w:rsidP="002E6CDE">
                            <w:pPr>
                              <w:jc w:val="center"/>
                              <w:rPr>
                                <w:sz w:val="20"/>
                                <w:szCs w:val="20"/>
                              </w:rPr>
                            </w:pPr>
                            <w:r w:rsidRPr="00F11FEE">
                              <w:rPr>
                                <w:sz w:val="20"/>
                                <w:szCs w:val="20"/>
                              </w:rPr>
                              <w:t xml:space="preserve">Figura </w:t>
                            </w:r>
                            <w:r>
                              <w:rPr>
                                <w:sz w:val="20"/>
                                <w:szCs w:val="20"/>
                              </w:rPr>
                              <w:t>25</w:t>
                            </w:r>
                            <w:r w:rsidRPr="00F11FEE">
                              <w:rPr>
                                <w:sz w:val="20"/>
                                <w:szCs w:val="20"/>
                              </w:rPr>
                              <w:t xml:space="preserve"> – </w:t>
                            </w:r>
                            <w:r w:rsidRPr="00F11FEE">
                              <w:rPr>
                                <w:color w:val="0D0D0D" w:themeColor="text1" w:themeTint="F2"/>
                                <w:sz w:val="20"/>
                                <w:szCs w:val="20"/>
                              </w:rPr>
                              <w:t>Tela</w:t>
                            </w:r>
                            <w:r w:rsidR="002E6CDE">
                              <w:rPr>
                                <w:color w:val="0D0D0D" w:themeColor="text1" w:themeTint="F2"/>
                                <w:sz w:val="20"/>
                                <w:szCs w:val="20"/>
                              </w:rPr>
                              <w:t>: Livros e arquivos - Filtro</w:t>
                            </w:r>
                          </w:p>
                          <w:p w14:paraId="20695DB2" w14:textId="2FD98C76" w:rsidR="005E6FF1" w:rsidRPr="00560145" w:rsidRDefault="005E6FF1" w:rsidP="005E6FF1">
                            <w:pPr>
                              <w:jc w:val="center"/>
                              <w:rPr>
                                <w:sz w:val="20"/>
                                <w:szCs w:val="20"/>
                              </w:rPr>
                            </w:pPr>
                          </w:p>
                          <w:p w14:paraId="7EF91902" w14:textId="053C264C" w:rsidR="0078747B" w:rsidRPr="00F11FEE" w:rsidRDefault="0078747B" w:rsidP="0078747B">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EFA45" id="_x0000_s1049" type="#_x0000_t202" style="position:absolute;left:0;text-align:left;margin-left:6.75pt;margin-top:0;width:141.7pt;height:36.85pt;z-index:25212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">
                <v:textbox>
                  <w:txbxContent>
                    <w:p w14:paraId="1ABF16C7" w14:textId="11CB69E5" w:rsidR="002E6CDE" w:rsidRPr="007F230A" w:rsidRDefault="0078747B" w:rsidP="002E6CDE">
                      <w:pPr>
                        <w:jc w:val="center"/>
                        <w:rPr>
                          <w:sz w:val="20"/>
                          <w:szCs w:val="20"/>
                        </w:rPr>
                      </w:pPr>
                      <w:r w:rsidRPr="00F11FEE">
                        <w:rPr>
                          <w:sz w:val="20"/>
                          <w:szCs w:val="20"/>
                        </w:rPr>
                        <w:t xml:space="preserve">Figura </w:t>
                      </w:r>
                      <w:r>
                        <w:rPr>
                          <w:sz w:val="20"/>
                          <w:szCs w:val="20"/>
                        </w:rPr>
                        <w:t>25</w:t>
                      </w:r>
                      <w:r w:rsidRPr="00F11FEE">
                        <w:rPr>
                          <w:sz w:val="20"/>
                          <w:szCs w:val="20"/>
                        </w:rPr>
                        <w:t xml:space="preserve"> – </w:t>
                      </w:r>
                      <w:r w:rsidRPr="00F11FEE">
                        <w:rPr>
                          <w:color w:val="0D0D0D" w:themeColor="text1" w:themeTint="F2"/>
                          <w:sz w:val="20"/>
                          <w:szCs w:val="20"/>
                        </w:rPr>
                        <w:t>Tela</w:t>
                      </w:r>
                      <w:r w:rsidR="002E6CDE">
                        <w:rPr>
                          <w:color w:val="0D0D0D" w:themeColor="text1" w:themeTint="F2"/>
                          <w:sz w:val="20"/>
                          <w:szCs w:val="20"/>
                        </w:rPr>
                        <w:t>: Livros e arquivos - Filtro</w:t>
                      </w:r>
                    </w:p>
                    <w:p w14:paraId="20695DB2" w14:textId="2FD98C76" w:rsidR="005E6FF1" w:rsidRPr="00560145" w:rsidRDefault="005E6FF1" w:rsidP="005E6FF1">
                      <w:pPr>
                        <w:jc w:val="center"/>
                        <w:rPr>
                          <w:sz w:val="20"/>
                          <w:szCs w:val="20"/>
                        </w:rPr>
                      </w:pPr>
                    </w:p>
                    <w:p w14:paraId="7EF91902" w14:textId="053C264C" w:rsidR="0078747B" w:rsidRPr="00F11FEE" w:rsidRDefault="0078747B" w:rsidP="0078747B">
                      <w:pPr>
                        <w:jc w:val="center"/>
                        <w:rPr>
                          <w:sz w:val="20"/>
                          <w:szCs w:val="20"/>
                        </w:rPr>
                      </w:pPr>
                    </w:p>
                  </w:txbxContent>
                </v:textbox>
                <w10:wrap type="square"/>
              </v:shape>
            </w:pict>
          </mc:Fallback>
        </mc:AlternateContent>
      </w:r>
      <w:r w:rsidR="0078747B" w:rsidRPr="0097042C">
        <w:rPr>
          <w:b/>
          <w:bCs/>
          <w:noProof/>
        </w:rPr>
        <mc:AlternateContent>
          <mc:Choice Requires="wps">
            <w:drawing>
              <wp:anchor distT="45720" distB="45720" distL="114300" distR="114300" simplePos="0" relativeHeight="252128256" behindDoc="0" locked="0" layoutInCell="1" allowOverlap="1" wp14:anchorId="699CF7F4" wp14:editId="098B1625">
                <wp:simplePos x="0" y="0"/>
                <wp:positionH relativeFrom="column">
                  <wp:posOffset>3847465</wp:posOffset>
                </wp:positionH>
                <wp:positionV relativeFrom="paragraph">
                  <wp:posOffset>0</wp:posOffset>
                </wp:positionV>
                <wp:extent cx="1799590" cy="467995"/>
                <wp:effectExtent l="0" t="0" r="10160" b="27305"/>
                <wp:wrapSquare wrapText="bothSides"/>
                <wp:docPr id="2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35416022" w14:textId="596F66DB" w:rsidR="0078747B" w:rsidRPr="00560145" w:rsidRDefault="0078747B" w:rsidP="0078747B">
                            <w:pPr>
                              <w:jc w:val="center"/>
                              <w:rPr>
                                <w:sz w:val="20"/>
                                <w:szCs w:val="20"/>
                              </w:rPr>
                            </w:pPr>
                            <w:r w:rsidRPr="00560145">
                              <w:rPr>
                                <w:sz w:val="20"/>
                                <w:szCs w:val="20"/>
                              </w:rPr>
                              <w:t xml:space="preserve">Figura </w:t>
                            </w:r>
                            <w:r>
                              <w:rPr>
                                <w:sz w:val="20"/>
                                <w:szCs w:val="20"/>
                              </w:rPr>
                              <w:t>2</w:t>
                            </w:r>
                            <w:r w:rsidR="005E6FF1">
                              <w:rPr>
                                <w:sz w:val="20"/>
                                <w:szCs w:val="20"/>
                              </w:rPr>
                              <w:t>7</w:t>
                            </w:r>
                            <w:r w:rsidRPr="00560145">
                              <w:rPr>
                                <w:sz w:val="20"/>
                                <w:szCs w:val="20"/>
                              </w:rPr>
                              <w:t xml:space="preserve"> – </w:t>
                            </w:r>
                            <w:r w:rsidRPr="00560145">
                              <w:rPr>
                                <w:color w:val="0D0D0D" w:themeColor="text1" w:themeTint="F2"/>
                                <w:sz w:val="20"/>
                                <w:szCs w:val="20"/>
                              </w:rPr>
                              <w:t>Tela</w:t>
                            </w:r>
                            <w:r w:rsidR="002E6CDE">
                              <w:rPr>
                                <w:color w:val="0D0D0D" w:themeColor="text1" w:themeTint="F2"/>
                                <w:sz w:val="20"/>
                                <w:szCs w:val="20"/>
                              </w:rPr>
                              <w:t>: Perfil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CF7F4" id="_x0000_s1050" type="#_x0000_t202" style="position:absolute;left:0;text-align:left;margin-left:302.95pt;margin-top:0;width:141.7pt;height:36.85pt;z-index:25212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">
                <v:textbox>
                  <w:txbxContent>
                    <w:p w14:paraId="35416022" w14:textId="596F66DB" w:rsidR="0078747B" w:rsidRPr="00560145" w:rsidRDefault="0078747B" w:rsidP="0078747B">
                      <w:pPr>
                        <w:jc w:val="center"/>
                        <w:rPr>
                          <w:sz w:val="20"/>
                          <w:szCs w:val="20"/>
                        </w:rPr>
                      </w:pPr>
                      <w:r w:rsidRPr="00560145">
                        <w:rPr>
                          <w:sz w:val="20"/>
                          <w:szCs w:val="20"/>
                        </w:rPr>
                        <w:t xml:space="preserve">Figura </w:t>
                      </w:r>
                      <w:r>
                        <w:rPr>
                          <w:sz w:val="20"/>
                          <w:szCs w:val="20"/>
                        </w:rPr>
                        <w:t>2</w:t>
                      </w:r>
                      <w:r w:rsidR="005E6FF1">
                        <w:rPr>
                          <w:sz w:val="20"/>
                          <w:szCs w:val="20"/>
                        </w:rPr>
                        <w:t>7</w:t>
                      </w:r>
                      <w:r w:rsidRPr="00560145">
                        <w:rPr>
                          <w:sz w:val="20"/>
                          <w:szCs w:val="20"/>
                        </w:rPr>
                        <w:t xml:space="preserve"> – </w:t>
                      </w:r>
                      <w:r w:rsidRPr="00560145">
                        <w:rPr>
                          <w:color w:val="0D0D0D" w:themeColor="text1" w:themeTint="F2"/>
                          <w:sz w:val="20"/>
                          <w:szCs w:val="20"/>
                        </w:rPr>
                        <w:t>Tela</w:t>
                      </w:r>
                      <w:r w:rsidR="002E6CDE">
                        <w:rPr>
                          <w:color w:val="0D0D0D" w:themeColor="text1" w:themeTint="F2"/>
                          <w:sz w:val="20"/>
                          <w:szCs w:val="20"/>
                        </w:rPr>
                        <w:t>: Perfil</w:t>
                      </w:r>
                    </w:p>
                  </w:txbxContent>
                </v:textbox>
                <w10:wrap type="square"/>
              </v:shape>
            </w:pict>
          </mc:Fallback>
        </mc:AlternateContent>
      </w:r>
      <w:r w:rsidR="0078747B" w:rsidRPr="0097042C">
        <w:rPr>
          <w:b/>
          <w:bCs/>
          <w:noProof/>
        </w:rPr>
        <mc:AlternateContent>
          <mc:Choice Requires="wps">
            <w:drawing>
              <wp:anchor distT="45720" distB="45720" distL="114300" distR="114300" simplePos="0" relativeHeight="252129280" behindDoc="0" locked="0" layoutInCell="1" allowOverlap="1" wp14:anchorId="6C2231ED" wp14:editId="37DD3068">
                <wp:simplePos x="0" y="0"/>
                <wp:positionH relativeFrom="column">
                  <wp:posOffset>1964690</wp:posOffset>
                </wp:positionH>
                <wp:positionV relativeFrom="paragraph">
                  <wp:posOffset>0</wp:posOffset>
                </wp:positionV>
                <wp:extent cx="1799590" cy="467995"/>
                <wp:effectExtent l="0" t="0" r="10160" b="27305"/>
                <wp:wrapSquare wrapText="bothSides"/>
                <wp:docPr id="2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2811BC50" w14:textId="080C4D56" w:rsidR="0078747B" w:rsidRPr="007F230A" w:rsidRDefault="0078747B" w:rsidP="0078747B">
                            <w:pPr>
                              <w:jc w:val="center"/>
                              <w:rPr>
                                <w:sz w:val="20"/>
                                <w:szCs w:val="20"/>
                              </w:rPr>
                            </w:pPr>
                            <w:r w:rsidRPr="007F230A">
                              <w:rPr>
                                <w:sz w:val="20"/>
                                <w:szCs w:val="20"/>
                              </w:rPr>
                              <w:t xml:space="preserve">Figura </w:t>
                            </w:r>
                            <w:r>
                              <w:rPr>
                                <w:sz w:val="20"/>
                                <w:szCs w:val="20"/>
                              </w:rPr>
                              <w:t>26</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Menu lateral</w:t>
                            </w:r>
                          </w:p>
                          <w:p w14:paraId="4F71DBD5" w14:textId="77777777" w:rsidR="005E6FF1" w:rsidRDefault="005E6F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231ED" id="_x0000_s1051" type="#_x0000_t202" style="position:absolute;left:0;text-align:left;margin-left:154.7pt;margin-top:0;width:141.7pt;height:36.85pt;z-index:25212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">
                <v:textbox>
                  <w:txbxContent>
                    <w:p w14:paraId="2811BC50" w14:textId="080C4D56" w:rsidR="0078747B" w:rsidRPr="007F230A" w:rsidRDefault="0078747B" w:rsidP="0078747B">
                      <w:pPr>
                        <w:jc w:val="center"/>
                        <w:rPr>
                          <w:sz w:val="20"/>
                          <w:szCs w:val="20"/>
                        </w:rPr>
                      </w:pPr>
                      <w:r w:rsidRPr="007F230A">
                        <w:rPr>
                          <w:sz w:val="20"/>
                          <w:szCs w:val="20"/>
                        </w:rPr>
                        <w:t xml:space="preserve">Figura </w:t>
                      </w:r>
                      <w:r>
                        <w:rPr>
                          <w:sz w:val="20"/>
                          <w:szCs w:val="20"/>
                        </w:rPr>
                        <w:t>26</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Menu lateral</w:t>
                      </w:r>
                    </w:p>
                    <w:p w14:paraId="4F71DBD5" w14:textId="77777777" w:rsidR="005E6FF1" w:rsidRDefault="005E6FF1"/>
                  </w:txbxContent>
                </v:textbox>
                <w10:wrap type="square"/>
              </v:shape>
            </w:pict>
          </mc:Fallback>
        </mc:AlternateContent>
      </w:r>
    </w:p>
    <w:p w14:paraId="18455D95" w14:textId="59AF7B60" w:rsidR="00FA78F0" w:rsidRDefault="00FA78F0" w:rsidP="00DB03F8">
      <w:pPr>
        <w:spacing w:after="0"/>
        <w:contextualSpacing/>
        <w:jc w:val="center"/>
        <w:rPr>
          <w:b/>
          <w:bCs/>
        </w:rPr>
      </w:pPr>
    </w:p>
    <w:p w14:paraId="6BED826C" w14:textId="1468F27C" w:rsidR="00FA78F0" w:rsidRDefault="00FA78F0" w:rsidP="00DB03F8">
      <w:pPr>
        <w:spacing w:after="0"/>
        <w:contextualSpacing/>
        <w:jc w:val="center"/>
        <w:rPr>
          <w:b/>
          <w:bCs/>
        </w:rPr>
      </w:pPr>
    </w:p>
    <w:p w14:paraId="5972558C" w14:textId="6B842DE1" w:rsidR="00FA78F0" w:rsidRDefault="00232918" w:rsidP="00DB03F8">
      <w:pPr>
        <w:spacing w:after="0"/>
        <w:contextualSpacing/>
        <w:jc w:val="center"/>
        <w:rPr>
          <w:b/>
          <w:bCs/>
        </w:rPr>
      </w:pPr>
      <w:r>
        <w:rPr>
          <w:noProof/>
        </w:rPr>
        <w:drawing>
          <wp:anchor distT="0" distB="0" distL="114300" distR="114300" simplePos="0" relativeHeight="251593666" behindDoc="0" locked="0" layoutInCell="1" allowOverlap="1" wp14:anchorId="37317E7B" wp14:editId="3DFFB194">
            <wp:simplePos x="0" y="0"/>
            <wp:positionH relativeFrom="column">
              <wp:posOffset>3845030</wp:posOffset>
            </wp:positionH>
            <wp:positionV relativeFrom="paragraph">
              <wp:posOffset>723265</wp:posOffset>
            </wp:positionV>
            <wp:extent cx="1821180" cy="2799080"/>
            <wp:effectExtent l="0" t="0" r="7620" b="1270"/>
            <wp:wrapTopAndBottom/>
            <wp:docPr id="697665305" name="Imagem 697665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1">
                      <a:extLst>
                        <a:ext uri="{28A0092B-C50C-407E-A947-70E740481C1C}">
                          <a14:useLocalDpi xmlns:a14="http://schemas.microsoft.com/office/drawing/2010/main" val="0"/>
                        </a:ext>
                      </a:extLst>
                    </a:blip>
                    <a:srcRect t="4633" b="5018"/>
                    <a:stretch/>
                  </pic:blipFill>
                  <pic:spPr bwMode="auto">
                    <a:xfrm>
                      <a:off x="0" y="0"/>
                      <a:ext cx="1821180" cy="2799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2641" behindDoc="0" locked="0" layoutInCell="1" allowOverlap="1" wp14:anchorId="7ACC9AEF" wp14:editId="06009847">
            <wp:simplePos x="0" y="0"/>
            <wp:positionH relativeFrom="column">
              <wp:posOffset>1966065</wp:posOffset>
            </wp:positionH>
            <wp:positionV relativeFrom="paragraph">
              <wp:posOffset>740410</wp:posOffset>
            </wp:positionV>
            <wp:extent cx="1821180" cy="2764790"/>
            <wp:effectExtent l="0" t="0" r="7620" b="0"/>
            <wp:wrapTopAndBottom/>
            <wp:docPr id="697665304" name="Imagem 697665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2">
                      <a:extLst>
                        <a:ext uri="{28A0092B-C50C-407E-A947-70E740481C1C}">
                          <a14:useLocalDpi xmlns:a14="http://schemas.microsoft.com/office/drawing/2010/main" val="0"/>
                        </a:ext>
                      </a:extLst>
                    </a:blip>
                    <a:srcRect t="5253" b="5437"/>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47B9">
        <w:rPr>
          <w:noProof/>
        </w:rPr>
        <w:drawing>
          <wp:anchor distT="0" distB="0" distL="114300" distR="114300" simplePos="0" relativeHeight="251591616" behindDoc="0" locked="0" layoutInCell="1" allowOverlap="1" wp14:anchorId="6B710A16" wp14:editId="48E10A0C">
            <wp:simplePos x="0" y="0"/>
            <wp:positionH relativeFrom="column">
              <wp:posOffset>82020</wp:posOffset>
            </wp:positionH>
            <wp:positionV relativeFrom="paragraph">
              <wp:posOffset>738505</wp:posOffset>
            </wp:positionV>
            <wp:extent cx="1821600" cy="2764790"/>
            <wp:effectExtent l="0" t="0" r="7620" b="0"/>
            <wp:wrapTopAndBottom/>
            <wp:docPr id="697665306" name="Imagem 697665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3">
                      <a:extLst>
                        <a:ext uri="{28A0092B-C50C-407E-A947-70E740481C1C}">
                          <a14:useLocalDpi xmlns:a14="http://schemas.microsoft.com/office/drawing/2010/main" val="0"/>
                        </a:ext>
                      </a:extLst>
                    </a:blip>
                    <a:srcRect t="4957" b="5486"/>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E6FF1" w:rsidRPr="0097042C">
        <w:rPr>
          <w:b/>
          <w:bCs/>
          <w:noProof/>
        </w:rPr>
        <mc:AlternateContent>
          <mc:Choice Requires="wps">
            <w:drawing>
              <wp:anchor distT="45720" distB="45720" distL="114300" distR="114300" simplePos="0" relativeHeight="252131328" behindDoc="0" locked="0" layoutInCell="1" allowOverlap="1" wp14:anchorId="38BE22FE" wp14:editId="3A641ECB">
                <wp:simplePos x="0" y="0"/>
                <wp:positionH relativeFrom="column">
                  <wp:posOffset>91440</wp:posOffset>
                </wp:positionH>
                <wp:positionV relativeFrom="paragraph">
                  <wp:posOffset>284480</wp:posOffset>
                </wp:positionV>
                <wp:extent cx="1799590" cy="467995"/>
                <wp:effectExtent l="0" t="0" r="10160" b="27305"/>
                <wp:wrapSquare wrapText="bothSides"/>
                <wp:docPr id="2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7BAD5956" w14:textId="1C52C8BB" w:rsidR="005E6FF1" w:rsidRPr="00F11FEE" w:rsidRDefault="005E6FF1" w:rsidP="0078747B">
                            <w:pPr>
                              <w:jc w:val="center"/>
                              <w:rPr>
                                <w:sz w:val="20"/>
                                <w:szCs w:val="20"/>
                              </w:rPr>
                            </w:pPr>
                            <w:r w:rsidRPr="00F11FEE">
                              <w:rPr>
                                <w:sz w:val="20"/>
                                <w:szCs w:val="20"/>
                              </w:rPr>
                              <w:t xml:space="preserve">Figura </w:t>
                            </w:r>
                            <w:r>
                              <w:rPr>
                                <w:sz w:val="20"/>
                                <w:szCs w:val="20"/>
                              </w:rPr>
                              <w:t>28</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Configurações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E22FE" id="_x0000_s1052" type="#_x0000_t202" style="position:absolute;left:0;text-align:left;margin-left:7.2pt;margin-top:22.4pt;width:141.7pt;height:36.85pt;z-index:25213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">
                <v:textbox>
                  <w:txbxContent>
                    <w:p w14:paraId="7BAD5956" w14:textId="1C52C8BB" w:rsidR="005E6FF1" w:rsidRPr="00F11FEE" w:rsidRDefault="005E6FF1" w:rsidP="0078747B">
                      <w:pPr>
                        <w:jc w:val="center"/>
                        <w:rPr>
                          <w:sz w:val="20"/>
                          <w:szCs w:val="20"/>
                        </w:rPr>
                      </w:pPr>
                      <w:r w:rsidRPr="00F11FEE">
                        <w:rPr>
                          <w:sz w:val="20"/>
                          <w:szCs w:val="20"/>
                        </w:rPr>
                        <w:t xml:space="preserve">Figura </w:t>
                      </w:r>
                      <w:r>
                        <w:rPr>
                          <w:sz w:val="20"/>
                          <w:szCs w:val="20"/>
                        </w:rPr>
                        <w:t>28</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Configurações</w:t>
                      </w:r>
                    </w:p>
                  </w:txbxContent>
                </v:textbox>
                <w10:wrap type="square"/>
              </v:shape>
            </w:pict>
          </mc:Fallback>
        </mc:AlternateContent>
      </w:r>
      <w:r w:rsidR="005E6FF1" w:rsidRPr="0097042C">
        <w:rPr>
          <w:b/>
          <w:bCs/>
          <w:noProof/>
        </w:rPr>
        <mc:AlternateContent>
          <mc:Choice Requires="wps">
            <w:drawing>
              <wp:anchor distT="45720" distB="45720" distL="114300" distR="114300" simplePos="0" relativeHeight="252133376" behindDoc="0" locked="0" layoutInCell="1" allowOverlap="1" wp14:anchorId="4AC804CF" wp14:editId="0D20B248">
                <wp:simplePos x="0" y="0"/>
                <wp:positionH relativeFrom="column">
                  <wp:posOffset>1977390</wp:posOffset>
                </wp:positionH>
                <wp:positionV relativeFrom="paragraph">
                  <wp:posOffset>284480</wp:posOffset>
                </wp:positionV>
                <wp:extent cx="1799590" cy="467995"/>
                <wp:effectExtent l="0" t="0" r="10160" b="27305"/>
                <wp:wrapSquare wrapText="bothSides"/>
                <wp:docPr id="2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660E038D" w14:textId="5A1C0878" w:rsidR="005E6FF1" w:rsidRDefault="005E6FF1" w:rsidP="005E6FF1">
                            <w:pPr>
                              <w:jc w:val="center"/>
                            </w:pPr>
                            <w:r w:rsidRPr="007F230A">
                              <w:rPr>
                                <w:sz w:val="20"/>
                                <w:szCs w:val="20"/>
                              </w:rPr>
                              <w:t xml:space="preserve">Figura </w:t>
                            </w:r>
                            <w:r>
                              <w:rPr>
                                <w:sz w:val="20"/>
                                <w:szCs w:val="20"/>
                              </w:rPr>
                              <w:t>29</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Política de Privacidade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804CF" id="_x0000_s1053" type="#_x0000_t202" style="position:absolute;left:0;text-align:left;margin-left:155.7pt;margin-top:22.4pt;width:141.7pt;height:36.85pt;z-index:25213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">
                <v:textbox>
                  <w:txbxContent>
                    <w:p w14:paraId="660E038D" w14:textId="5A1C0878" w:rsidR="005E6FF1" w:rsidRDefault="005E6FF1" w:rsidP="005E6FF1">
                      <w:pPr>
                        <w:jc w:val="center"/>
                      </w:pPr>
                      <w:r w:rsidRPr="007F230A">
                        <w:rPr>
                          <w:sz w:val="20"/>
                          <w:szCs w:val="20"/>
                        </w:rPr>
                        <w:t xml:space="preserve">Figura </w:t>
                      </w:r>
                      <w:r>
                        <w:rPr>
                          <w:sz w:val="20"/>
                          <w:szCs w:val="20"/>
                        </w:rPr>
                        <w:t>29</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Política de Privacidade</w:t>
                      </w:r>
                    </w:p>
                  </w:txbxContent>
                </v:textbox>
                <w10:wrap type="square"/>
              </v:shape>
            </w:pict>
          </mc:Fallback>
        </mc:AlternateContent>
      </w:r>
      <w:r w:rsidR="005E6FF1" w:rsidRPr="0097042C">
        <w:rPr>
          <w:b/>
          <w:bCs/>
          <w:noProof/>
        </w:rPr>
        <mc:AlternateContent>
          <mc:Choice Requires="wps">
            <w:drawing>
              <wp:anchor distT="45720" distB="45720" distL="114300" distR="114300" simplePos="0" relativeHeight="252132352" behindDoc="0" locked="0" layoutInCell="1" allowOverlap="1" wp14:anchorId="52DA7ECC" wp14:editId="041A62FB">
                <wp:simplePos x="0" y="0"/>
                <wp:positionH relativeFrom="column">
                  <wp:posOffset>3853815</wp:posOffset>
                </wp:positionH>
                <wp:positionV relativeFrom="paragraph">
                  <wp:posOffset>284480</wp:posOffset>
                </wp:positionV>
                <wp:extent cx="1799590" cy="467995"/>
                <wp:effectExtent l="0" t="0" r="10160" b="27305"/>
                <wp:wrapSquare wrapText="bothSides"/>
                <wp:docPr id="2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475AC6EC" w14:textId="5CFD33D5" w:rsidR="005E6FF1" w:rsidRPr="00560145" w:rsidRDefault="005E6FF1" w:rsidP="0078747B">
                            <w:pPr>
                              <w:jc w:val="center"/>
                              <w:rPr>
                                <w:sz w:val="20"/>
                                <w:szCs w:val="20"/>
                              </w:rPr>
                            </w:pPr>
                            <w:r w:rsidRPr="00560145">
                              <w:rPr>
                                <w:sz w:val="20"/>
                                <w:szCs w:val="20"/>
                              </w:rPr>
                              <w:t xml:space="preserve">Figura </w:t>
                            </w:r>
                            <w:r>
                              <w:rPr>
                                <w:sz w:val="20"/>
                                <w:szCs w:val="20"/>
                              </w:rPr>
                              <w:t>30</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Direitos de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A7ECC" id="_x0000_s1054" type="#_x0000_t202" style="position:absolute;left:0;text-align:left;margin-left:303.45pt;margin-top:22.4pt;width:141.7pt;height:36.85pt;z-index:252132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">
                <v:textbox>
                  <w:txbxContent>
                    <w:p w14:paraId="475AC6EC" w14:textId="5CFD33D5" w:rsidR="005E6FF1" w:rsidRPr="00560145" w:rsidRDefault="005E6FF1" w:rsidP="0078747B">
                      <w:pPr>
                        <w:jc w:val="center"/>
                        <w:rPr>
                          <w:sz w:val="20"/>
                          <w:szCs w:val="20"/>
                        </w:rPr>
                      </w:pPr>
                      <w:r w:rsidRPr="00560145">
                        <w:rPr>
                          <w:sz w:val="20"/>
                          <w:szCs w:val="20"/>
                        </w:rPr>
                        <w:t xml:space="preserve">Figura </w:t>
                      </w:r>
                      <w:r>
                        <w:rPr>
                          <w:sz w:val="20"/>
                          <w:szCs w:val="20"/>
                        </w:rPr>
                        <w:t>30</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Direitos de uso</w:t>
                      </w:r>
                    </w:p>
                  </w:txbxContent>
                </v:textbox>
                <w10:wrap type="square"/>
              </v:shape>
            </w:pict>
          </mc:Fallback>
        </mc:AlternateContent>
      </w:r>
    </w:p>
    <w:p w14:paraId="29F9FE22" w14:textId="77777777" w:rsidR="005E6FF1" w:rsidRDefault="005E6FF1" w:rsidP="00DB03F8">
      <w:pPr>
        <w:spacing w:after="0"/>
        <w:contextualSpacing/>
        <w:jc w:val="center"/>
        <w:rPr>
          <w:b/>
          <w:bCs/>
        </w:rPr>
      </w:pPr>
    </w:p>
    <w:p w14:paraId="5CA486CD" w14:textId="676357CB" w:rsidR="00DB03F8" w:rsidRDefault="00DB03F8" w:rsidP="00DB03F8">
      <w:pPr>
        <w:spacing w:after="0"/>
        <w:contextualSpacing/>
        <w:jc w:val="center"/>
      </w:pPr>
      <w:r>
        <w:rPr>
          <w:b/>
          <w:bCs/>
        </w:rPr>
        <w:t xml:space="preserve">Fonte: </w:t>
      </w:r>
      <w:r w:rsidRPr="001E2AF2">
        <w:t>Elaboração Própria</w:t>
      </w:r>
      <w:r w:rsidR="006B5AF4" w:rsidRPr="006B5AF4">
        <w:t xml:space="preserve"> </w:t>
      </w:r>
      <w:r w:rsidR="006B5AF4">
        <w:t>Drawio</w:t>
      </w:r>
      <w:r>
        <w:br w:type="page"/>
      </w:r>
    </w:p>
    <w:p w14:paraId="64AE1496" w14:textId="2293E90B" w:rsidR="00E906FF" w:rsidRDefault="00232918" w:rsidP="002E6CDE">
      <w:pPr>
        <w:tabs>
          <w:tab w:val="left" w:pos="3005"/>
          <w:tab w:val="center" w:pos="4535"/>
        </w:tabs>
        <w:spacing w:after="0"/>
        <w:contextualSpacing/>
        <w:jc w:val="center"/>
        <w:rPr>
          <w:b/>
          <w:bCs/>
        </w:rPr>
      </w:pPr>
      <w:r>
        <w:rPr>
          <w:noProof/>
        </w:rPr>
        <w:drawing>
          <wp:anchor distT="0" distB="0" distL="114300" distR="114300" simplePos="0" relativeHeight="251596741" behindDoc="0" locked="0" layoutInCell="1" allowOverlap="1" wp14:anchorId="56ED2BFB" wp14:editId="77E1B3BB">
            <wp:simplePos x="0" y="0"/>
            <wp:positionH relativeFrom="column">
              <wp:posOffset>3839105</wp:posOffset>
            </wp:positionH>
            <wp:positionV relativeFrom="paragraph">
              <wp:posOffset>457835</wp:posOffset>
            </wp:positionV>
            <wp:extent cx="1821180" cy="2764790"/>
            <wp:effectExtent l="0" t="0" r="7620" b="0"/>
            <wp:wrapTopAndBottom/>
            <wp:docPr id="697665312" name="Imagem 697665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54">
                      <a:extLst>
                        <a:ext uri="{28A0092B-C50C-407E-A947-70E740481C1C}">
                          <a14:useLocalDpi xmlns:a14="http://schemas.microsoft.com/office/drawing/2010/main" val="0"/>
                        </a:ext>
                      </a:extLst>
                    </a:blip>
                    <a:srcRect t="5207" b="5357"/>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5716" behindDoc="0" locked="0" layoutInCell="1" allowOverlap="1" wp14:anchorId="2557F4F8" wp14:editId="313EECA1">
            <wp:simplePos x="0" y="0"/>
            <wp:positionH relativeFrom="column">
              <wp:posOffset>1966490</wp:posOffset>
            </wp:positionH>
            <wp:positionV relativeFrom="paragraph">
              <wp:posOffset>455295</wp:posOffset>
            </wp:positionV>
            <wp:extent cx="1821180" cy="2764790"/>
            <wp:effectExtent l="0" t="0" r="7620" b="0"/>
            <wp:wrapTopAndBottom/>
            <wp:docPr id="697665311" name="Imagem 697665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5">
                      <a:extLst>
                        <a:ext uri="{28A0092B-C50C-407E-A947-70E740481C1C}">
                          <a14:useLocalDpi xmlns:a14="http://schemas.microsoft.com/office/drawing/2010/main" val="0"/>
                        </a:ext>
                      </a:extLst>
                    </a:blip>
                    <a:srcRect t="5116" b="4837"/>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67B2">
        <w:rPr>
          <w:noProof/>
        </w:rPr>
        <w:drawing>
          <wp:anchor distT="0" distB="0" distL="114300" distR="114300" simplePos="0" relativeHeight="251594691" behindDoc="0" locked="0" layoutInCell="1" allowOverlap="1" wp14:anchorId="4FF584F1" wp14:editId="1F601D45">
            <wp:simplePos x="0" y="0"/>
            <wp:positionH relativeFrom="column">
              <wp:posOffset>70380</wp:posOffset>
            </wp:positionH>
            <wp:positionV relativeFrom="paragraph">
              <wp:posOffset>458470</wp:posOffset>
            </wp:positionV>
            <wp:extent cx="1821600" cy="2764790"/>
            <wp:effectExtent l="0" t="0" r="7620" b="0"/>
            <wp:wrapTopAndBottom/>
            <wp:docPr id="697665303" name="Imagem 697665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6">
                      <a:extLst>
                        <a:ext uri="{28A0092B-C50C-407E-A947-70E740481C1C}">
                          <a14:useLocalDpi xmlns:a14="http://schemas.microsoft.com/office/drawing/2010/main" val="0"/>
                        </a:ext>
                      </a:extLst>
                    </a:blip>
                    <a:srcRect t="5251" b="5019"/>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E6FF1" w:rsidRPr="0097042C">
        <w:rPr>
          <w:b/>
          <w:bCs/>
          <w:noProof/>
        </w:rPr>
        <mc:AlternateContent>
          <mc:Choice Requires="wps">
            <w:drawing>
              <wp:anchor distT="45720" distB="45720" distL="114300" distR="114300" simplePos="0" relativeHeight="252137472" behindDoc="0" locked="0" layoutInCell="1" allowOverlap="1" wp14:anchorId="1E405E04" wp14:editId="2D45FC22">
                <wp:simplePos x="0" y="0"/>
                <wp:positionH relativeFrom="column">
                  <wp:posOffset>1969135</wp:posOffset>
                </wp:positionH>
                <wp:positionV relativeFrom="paragraph">
                  <wp:posOffset>0</wp:posOffset>
                </wp:positionV>
                <wp:extent cx="1799590" cy="467995"/>
                <wp:effectExtent l="0" t="0" r="10160" b="27305"/>
                <wp:wrapSquare wrapText="bothSides"/>
                <wp:docPr id="2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1F76C2A7" w14:textId="5DC2E06E" w:rsidR="005E6FF1" w:rsidRDefault="005E6FF1" w:rsidP="005E6FF1">
                            <w:pPr>
                              <w:jc w:val="center"/>
                            </w:pPr>
                            <w:r w:rsidRPr="007F230A">
                              <w:rPr>
                                <w:sz w:val="20"/>
                                <w:szCs w:val="20"/>
                              </w:rPr>
                              <w:t xml:space="preserve">Figura </w:t>
                            </w:r>
                            <w:r>
                              <w:rPr>
                                <w:sz w:val="20"/>
                                <w:szCs w:val="20"/>
                              </w:rPr>
                              <w:t>32</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Nova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05E04" id="_x0000_s1055" type="#_x0000_t202" style="position:absolute;left:0;text-align:left;margin-left:155.05pt;margin-top:0;width:141.7pt;height:36.85pt;z-index:25213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">
                <v:textbox>
                  <w:txbxContent>
                    <w:p w14:paraId="1F76C2A7" w14:textId="5DC2E06E" w:rsidR="005E6FF1" w:rsidRDefault="005E6FF1" w:rsidP="005E6FF1">
                      <w:pPr>
                        <w:jc w:val="center"/>
                      </w:pPr>
                      <w:r w:rsidRPr="007F230A">
                        <w:rPr>
                          <w:sz w:val="20"/>
                          <w:szCs w:val="20"/>
                        </w:rPr>
                        <w:t xml:space="preserve">Figura </w:t>
                      </w:r>
                      <w:r>
                        <w:rPr>
                          <w:sz w:val="20"/>
                          <w:szCs w:val="20"/>
                        </w:rPr>
                        <w:t>32</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Nova redação</w:t>
                      </w:r>
                    </w:p>
                  </w:txbxContent>
                </v:textbox>
                <w10:wrap type="square"/>
              </v:shape>
            </w:pict>
          </mc:Fallback>
        </mc:AlternateContent>
      </w:r>
      <w:r w:rsidR="005E6FF1" w:rsidRPr="0097042C">
        <w:rPr>
          <w:b/>
          <w:bCs/>
          <w:noProof/>
        </w:rPr>
        <mc:AlternateContent>
          <mc:Choice Requires="wps">
            <w:drawing>
              <wp:anchor distT="45720" distB="45720" distL="114300" distR="114300" simplePos="0" relativeHeight="252136448" behindDoc="0" locked="0" layoutInCell="1" allowOverlap="1" wp14:anchorId="3AF93FDD" wp14:editId="70E6616A">
                <wp:simplePos x="0" y="0"/>
                <wp:positionH relativeFrom="column">
                  <wp:posOffset>3845560</wp:posOffset>
                </wp:positionH>
                <wp:positionV relativeFrom="paragraph">
                  <wp:posOffset>0</wp:posOffset>
                </wp:positionV>
                <wp:extent cx="1799590" cy="467995"/>
                <wp:effectExtent l="0" t="0" r="10160" b="27305"/>
                <wp:wrapSquare wrapText="bothSides"/>
                <wp:docPr id="2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24139CE5" w14:textId="0894503D" w:rsidR="005E6FF1" w:rsidRPr="00560145" w:rsidRDefault="005E6FF1" w:rsidP="005E6FF1">
                            <w:pPr>
                              <w:jc w:val="center"/>
                              <w:rPr>
                                <w:sz w:val="20"/>
                                <w:szCs w:val="20"/>
                              </w:rPr>
                            </w:pPr>
                            <w:r w:rsidRPr="00560145">
                              <w:rPr>
                                <w:sz w:val="20"/>
                                <w:szCs w:val="20"/>
                              </w:rPr>
                              <w:t xml:space="preserve">Figura </w:t>
                            </w:r>
                            <w:r w:rsidR="008C35BE">
                              <w:rPr>
                                <w:sz w:val="20"/>
                                <w:szCs w:val="20"/>
                              </w:rPr>
                              <w:t>33</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Selecionar redação salva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93FDD" id="_x0000_s1056" type="#_x0000_t202" style="position:absolute;left:0;text-align:left;margin-left:302.8pt;margin-top:0;width:141.7pt;height:36.85pt;z-index:252136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">
                <v:textbox>
                  <w:txbxContent>
                    <w:p w14:paraId="24139CE5" w14:textId="0894503D" w:rsidR="005E6FF1" w:rsidRPr="00560145" w:rsidRDefault="005E6FF1" w:rsidP="005E6FF1">
                      <w:pPr>
                        <w:jc w:val="center"/>
                        <w:rPr>
                          <w:sz w:val="20"/>
                          <w:szCs w:val="20"/>
                        </w:rPr>
                      </w:pPr>
                      <w:r w:rsidRPr="00560145">
                        <w:rPr>
                          <w:sz w:val="20"/>
                          <w:szCs w:val="20"/>
                        </w:rPr>
                        <w:t xml:space="preserve">Figura </w:t>
                      </w:r>
                      <w:r w:rsidR="008C35BE">
                        <w:rPr>
                          <w:sz w:val="20"/>
                          <w:szCs w:val="20"/>
                        </w:rPr>
                        <w:t>33</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Selecionar redação salva</w:t>
                      </w:r>
                    </w:p>
                  </w:txbxContent>
                </v:textbox>
                <w10:wrap type="square"/>
              </v:shape>
            </w:pict>
          </mc:Fallback>
        </mc:AlternateContent>
      </w:r>
      <w:r w:rsidR="005E6FF1" w:rsidRPr="0097042C">
        <w:rPr>
          <w:b/>
          <w:bCs/>
          <w:noProof/>
        </w:rPr>
        <mc:AlternateContent>
          <mc:Choice Requires="wps">
            <w:drawing>
              <wp:anchor distT="45720" distB="45720" distL="114300" distR="114300" simplePos="0" relativeHeight="252135424" behindDoc="0" locked="0" layoutInCell="1" allowOverlap="1" wp14:anchorId="330BC7E5" wp14:editId="51342122">
                <wp:simplePos x="0" y="0"/>
                <wp:positionH relativeFrom="column">
                  <wp:posOffset>83185</wp:posOffset>
                </wp:positionH>
                <wp:positionV relativeFrom="paragraph">
                  <wp:posOffset>0</wp:posOffset>
                </wp:positionV>
                <wp:extent cx="1799590" cy="467995"/>
                <wp:effectExtent l="0" t="0" r="10160" b="27305"/>
                <wp:wrapSquare wrapText="bothSides"/>
                <wp:docPr id="22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6C4B694D" w14:textId="508C58B8" w:rsidR="005E6FF1" w:rsidRPr="00F11FEE" w:rsidRDefault="005E6FF1" w:rsidP="005E6FF1">
                            <w:pPr>
                              <w:jc w:val="center"/>
                              <w:rPr>
                                <w:sz w:val="20"/>
                                <w:szCs w:val="20"/>
                              </w:rPr>
                            </w:pPr>
                            <w:r w:rsidRPr="00F11FEE">
                              <w:rPr>
                                <w:sz w:val="20"/>
                                <w:szCs w:val="20"/>
                              </w:rPr>
                              <w:t xml:space="preserve">Figura </w:t>
                            </w:r>
                            <w:r>
                              <w:rPr>
                                <w:sz w:val="20"/>
                                <w:szCs w:val="20"/>
                              </w:rPr>
                              <w:t>31</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Chatbot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BC7E5" id="_x0000_s1057" type="#_x0000_t202" style="position:absolute;left:0;text-align:left;margin-left:6.55pt;margin-top:0;width:141.7pt;height:36.85pt;z-index:25213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">
                <v:textbox>
                  <w:txbxContent>
                    <w:p w14:paraId="6C4B694D" w14:textId="508C58B8" w:rsidR="005E6FF1" w:rsidRPr="00F11FEE" w:rsidRDefault="005E6FF1" w:rsidP="005E6FF1">
                      <w:pPr>
                        <w:jc w:val="center"/>
                        <w:rPr>
                          <w:sz w:val="20"/>
                          <w:szCs w:val="20"/>
                        </w:rPr>
                      </w:pPr>
                      <w:r w:rsidRPr="00F11FEE">
                        <w:rPr>
                          <w:sz w:val="20"/>
                          <w:szCs w:val="20"/>
                        </w:rPr>
                        <w:t xml:space="preserve">Figura </w:t>
                      </w:r>
                      <w:r>
                        <w:rPr>
                          <w:sz w:val="20"/>
                          <w:szCs w:val="20"/>
                        </w:rPr>
                        <w:t>31</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xml:space="preserve">: </w:t>
                      </w:r>
                      <w:r w:rsidR="002E6CDE">
                        <w:rPr>
                          <w:color w:val="0D0D0D" w:themeColor="text1" w:themeTint="F2"/>
                          <w:sz w:val="20"/>
                          <w:szCs w:val="20"/>
                        </w:rPr>
                        <w:t>Chatbot</w:t>
                      </w:r>
                    </w:p>
                  </w:txbxContent>
                </v:textbox>
                <w10:wrap type="square"/>
              </v:shape>
            </w:pict>
          </mc:Fallback>
        </mc:AlternateContent>
      </w:r>
    </w:p>
    <w:p w14:paraId="4F4A259E" w14:textId="792813BF" w:rsidR="009F0545" w:rsidRDefault="009F0545" w:rsidP="002E6CDE">
      <w:pPr>
        <w:tabs>
          <w:tab w:val="left" w:pos="3005"/>
          <w:tab w:val="center" w:pos="4535"/>
        </w:tabs>
        <w:spacing w:after="0"/>
        <w:contextualSpacing/>
        <w:jc w:val="center"/>
        <w:rPr>
          <w:b/>
          <w:bCs/>
        </w:rPr>
      </w:pPr>
    </w:p>
    <w:p w14:paraId="7F6E10FD" w14:textId="76CE249B" w:rsidR="009F0545" w:rsidRDefault="009F0545" w:rsidP="002E6CDE">
      <w:pPr>
        <w:tabs>
          <w:tab w:val="left" w:pos="3005"/>
          <w:tab w:val="center" w:pos="4535"/>
        </w:tabs>
        <w:spacing w:after="0"/>
        <w:contextualSpacing/>
        <w:jc w:val="center"/>
        <w:rPr>
          <w:b/>
          <w:bCs/>
        </w:rPr>
      </w:pPr>
    </w:p>
    <w:p w14:paraId="3F244944" w14:textId="180FECEE" w:rsidR="002E6CDE" w:rsidRDefault="00232918" w:rsidP="00B95360">
      <w:pPr>
        <w:tabs>
          <w:tab w:val="left" w:pos="3005"/>
          <w:tab w:val="left" w:pos="3261"/>
          <w:tab w:val="center" w:pos="4535"/>
        </w:tabs>
        <w:spacing w:after="0"/>
        <w:contextualSpacing/>
        <w:jc w:val="center"/>
        <w:rPr>
          <w:b/>
          <w:bCs/>
        </w:rPr>
      </w:pPr>
      <w:r>
        <w:rPr>
          <w:noProof/>
        </w:rPr>
        <w:drawing>
          <wp:anchor distT="0" distB="0" distL="114300" distR="114300" simplePos="0" relativeHeight="251599816" behindDoc="0" locked="0" layoutInCell="1" allowOverlap="1" wp14:anchorId="7C66F660" wp14:editId="78134C5B">
            <wp:simplePos x="0" y="0"/>
            <wp:positionH relativeFrom="column">
              <wp:posOffset>3840585</wp:posOffset>
            </wp:positionH>
            <wp:positionV relativeFrom="paragraph">
              <wp:posOffset>749300</wp:posOffset>
            </wp:positionV>
            <wp:extent cx="1821180" cy="2764790"/>
            <wp:effectExtent l="0" t="0" r="7620" b="0"/>
            <wp:wrapTopAndBottom/>
            <wp:docPr id="697665321" name="Imagem 697665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7">
                      <a:extLst>
                        <a:ext uri="{28A0092B-C50C-407E-A947-70E740481C1C}">
                          <a14:useLocalDpi xmlns:a14="http://schemas.microsoft.com/office/drawing/2010/main" val="0"/>
                        </a:ext>
                      </a:extLst>
                    </a:blip>
                    <a:srcRect t="5316" b="5344"/>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8791" behindDoc="0" locked="0" layoutInCell="1" allowOverlap="1" wp14:anchorId="203B7934" wp14:editId="4268FAE5">
            <wp:simplePos x="0" y="0"/>
            <wp:positionH relativeFrom="column">
              <wp:posOffset>1962255</wp:posOffset>
            </wp:positionH>
            <wp:positionV relativeFrom="paragraph">
              <wp:posOffset>747395</wp:posOffset>
            </wp:positionV>
            <wp:extent cx="1821180" cy="2764790"/>
            <wp:effectExtent l="0" t="0" r="7620" b="0"/>
            <wp:wrapTopAndBottom/>
            <wp:docPr id="697665320" name="Imagem 697665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8">
                      <a:extLst>
                        <a:ext uri="{28A0092B-C50C-407E-A947-70E740481C1C}">
                          <a14:useLocalDpi xmlns:a14="http://schemas.microsoft.com/office/drawing/2010/main" val="0"/>
                        </a:ext>
                      </a:extLst>
                    </a:blip>
                    <a:srcRect t="11770" b="4846"/>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67B2">
        <w:rPr>
          <w:noProof/>
        </w:rPr>
        <w:drawing>
          <wp:anchor distT="0" distB="0" distL="114300" distR="114300" simplePos="0" relativeHeight="251597766" behindDoc="0" locked="0" layoutInCell="1" allowOverlap="1" wp14:anchorId="673AED60" wp14:editId="36013583">
            <wp:simplePos x="0" y="0"/>
            <wp:positionH relativeFrom="column">
              <wp:posOffset>88795</wp:posOffset>
            </wp:positionH>
            <wp:positionV relativeFrom="paragraph">
              <wp:posOffset>749935</wp:posOffset>
            </wp:positionV>
            <wp:extent cx="1821600" cy="2764790"/>
            <wp:effectExtent l="0" t="0" r="7620" b="0"/>
            <wp:wrapTopAndBottom/>
            <wp:docPr id="697665313" name="Imagem 697665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9">
                      <a:extLst>
                        <a:ext uri="{28A0092B-C50C-407E-A947-70E740481C1C}">
                          <a14:useLocalDpi xmlns:a14="http://schemas.microsoft.com/office/drawing/2010/main" val="0"/>
                        </a:ext>
                      </a:extLst>
                    </a:blip>
                    <a:srcRect t="5292" b="5292"/>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5360" w:rsidRPr="0097042C">
        <w:rPr>
          <w:b/>
          <w:bCs/>
          <w:noProof/>
        </w:rPr>
        <mc:AlternateContent>
          <mc:Choice Requires="wps">
            <w:drawing>
              <wp:anchor distT="45720" distB="45720" distL="114300" distR="114300" simplePos="0" relativeHeight="252154880" behindDoc="0" locked="0" layoutInCell="1" allowOverlap="1" wp14:anchorId="2B2C5642" wp14:editId="08A289E3">
                <wp:simplePos x="0" y="0"/>
                <wp:positionH relativeFrom="column">
                  <wp:posOffset>1967865</wp:posOffset>
                </wp:positionH>
                <wp:positionV relativeFrom="paragraph">
                  <wp:posOffset>292100</wp:posOffset>
                </wp:positionV>
                <wp:extent cx="1799590" cy="467995"/>
                <wp:effectExtent l="0" t="0" r="10160" b="27305"/>
                <wp:wrapSquare wrapText="bothSides"/>
                <wp:docPr id="2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7ACABF29" w14:textId="115B2A66" w:rsidR="002E6CDE" w:rsidRDefault="002E6CDE" w:rsidP="005E6FF1">
                            <w:pPr>
                              <w:jc w:val="center"/>
                            </w:pPr>
                            <w:r w:rsidRPr="007F230A">
                              <w:rPr>
                                <w:sz w:val="20"/>
                                <w:szCs w:val="20"/>
                              </w:rPr>
                              <w:t xml:space="preserve">Figura </w:t>
                            </w:r>
                            <w:r>
                              <w:rPr>
                                <w:sz w:val="20"/>
                                <w:szCs w:val="20"/>
                              </w:rPr>
                              <w:t>35</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w:t>
                            </w:r>
                            <w:r w:rsidR="00E958CE">
                              <w:rPr>
                                <w:color w:val="0D0D0D" w:themeColor="text1" w:themeTint="F2"/>
                                <w:sz w:val="20"/>
                                <w:szCs w:val="20"/>
                              </w:rPr>
                              <w:t xml:space="preserve"> Texto de 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C5642" id="_x0000_s1058" type="#_x0000_t202" style="position:absolute;left:0;text-align:left;margin-left:154.95pt;margin-top:23pt;width:141.7pt;height:36.85pt;z-index:252154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">
                <v:textbox>
                  <w:txbxContent>
                    <w:p w14:paraId="7ACABF29" w14:textId="115B2A66" w:rsidR="002E6CDE" w:rsidRDefault="002E6CDE" w:rsidP="005E6FF1">
                      <w:pPr>
                        <w:jc w:val="center"/>
                      </w:pPr>
                      <w:r w:rsidRPr="007F230A">
                        <w:rPr>
                          <w:sz w:val="20"/>
                          <w:szCs w:val="20"/>
                        </w:rPr>
                        <w:t xml:space="preserve">Figura </w:t>
                      </w:r>
                      <w:r>
                        <w:rPr>
                          <w:sz w:val="20"/>
                          <w:szCs w:val="20"/>
                        </w:rPr>
                        <w:t>35</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w:t>
                      </w:r>
                      <w:r w:rsidR="00E958CE">
                        <w:rPr>
                          <w:color w:val="0D0D0D" w:themeColor="text1" w:themeTint="F2"/>
                          <w:sz w:val="20"/>
                          <w:szCs w:val="20"/>
                        </w:rPr>
                        <w:t xml:space="preserve"> Texto de apoio</w:t>
                      </w:r>
                    </w:p>
                  </w:txbxContent>
                </v:textbox>
                <w10:wrap type="square"/>
              </v:shape>
            </w:pict>
          </mc:Fallback>
        </mc:AlternateContent>
      </w:r>
      <w:r w:rsidR="00B95360" w:rsidRPr="0097042C">
        <w:rPr>
          <w:b/>
          <w:bCs/>
          <w:noProof/>
        </w:rPr>
        <mc:AlternateContent>
          <mc:Choice Requires="wps">
            <w:drawing>
              <wp:anchor distT="45720" distB="45720" distL="114300" distR="114300" simplePos="0" relativeHeight="252153856" behindDoc="0" locked="0" layoutInCell="1" allowOverlap="1" wp14:anchorId="45524761" wp14:editId="2820837D">
                <wp:simplePos x="0" y="0"/>
                <wp:positionH relativeFrom="column">
                  <wp:posOffset>3844290</wp:posOffset>
                </wp:positionH>
                <wp:positionV relativeFrom="paragraph">
                  <wp:posOffset>292100</wp:posOffset>
                </wp:positionV>
                <wp:extent cx="1799590" cy="467995"/>
                <wp:effectExtent l="0" t="0" r="10160" b="27305"/>
                <wp:wrapSquare wrapText="bothSides"/>
                <wp:docPr id="2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788E0109" w14:textId="24FDA783" w:rsidR="002E6CDE" w:rsidRPr="00560145" w:rsidRDefault="002E6CDE" w:rsidP="005E6FF1">
                            <w:pPr>
                              <w:jc w:val="center"/>
                              <w:rPr>
                                <w:sz w:val="20"/>
                                <w:szCs w:val="20"/>
                              </w:rPr>
                            </w:pPr>
                            <w:r w:rsidRPr="00560145">
                              <w:rPr>
                                <w:sz w:val="20"/>
                                <w:szCs w:val="20"/>
                              </w:rPr>
                              <w:t xml:space="preserve">Figura </w:t>
                            </w:r>
                            <w:r>
                              <w:rPr>
                                <w:sz w:val="20"/>
                                <w:szCs w:val="20"/>
                              </w:rPr>
                              <w:t>36</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E958CE">
                              <w:rPr>
                                <w:color w:val="0D0D0D" w:themeColor="text1" w:themeTint="F2"/>
                                <w:sz w:val="20"/>
                                <w:szCs w:val="20"/>
                              </w:rPr>
                              <w:t>Digitar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24761" id="_x0000_s1059" type="#_x0000_t202" style="position:absolute;left:0;text-align:left;margin-left:302.7pt;margin-top:23pt;width:141.7pt;height:36.85pt;z-index:252153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">
                <v:textbox>
                  <w:txbxContent>
                    <w:p w14:paraId="788E0109" w14:textId="24FDA783" w:rsidR="002E6CDE" w:rsidRPr="00560145" w:rsidRDefault="002E6CDE" w:rsidP="005E6FF1">
                      <w:pPr>
                        <w:jc w:val="center"/>
                        <w:rPr>
                          <w:sz w:val="20"/>
                          <w:szCs w:val="20"/>
                        </w:rPr>
                      </w:pPr>
                      <w:r w:rsidRPr="00560145">
                        <w:rPr>
                          <w:sz w:val="20"/>
                          <w:szCs w:val="20"/>
                        </w:rPr>
                        <w:t xml:space="preserve">Figura </w:t>
                      </w:r>
                      <w:r>
                        <w:rPr>
                          <w:sz w:val="20"/>
                          <w:szCs w:val="20"/>
                        </w:rPr>
                        <w:t>36</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xml:space="preserve">: </w:t>
                      </w:r>
                      <w:r w:rsidR="00E958CE">
                        <w:rPr>
                          <w:color w:val="0D0D0D" w:themeColor="text1" w:themeTint="F2"/>
                          <w:sz w:val="20"/>
                          <w:szCs w:val="20"/>
                        </w:rPr>
                        <w:t>Digitar Redação</w:t>
                      </w:r>
                    </w:p>
                  </w:txbxContent>
                </v:textbox>
                <w10:wrap type="square"/>
              </v:shape>
            </w:pict>
          </mc:Fallback>
        </mc:AlternateContent>
      </w:r>
      <w:r w:rsidR="002E6CDE" w:rsidRPr="0097042C">
        <w:rPr>
          <w:b/>
          <w:bCs/>
          <w:noProof/>
        </w:rPr>
        <mc:AlternateContent>
          <mc:Choice Requires="wps">
            <w:drawing>
              <wp:anchor distT="45720" distB="45720" distL="114300" distR="114300" simplePos="0" relativeHeight="252152832" behindDoc="0" locked="0" layoutInCell="1" allowOverlap="1" wp14:anchorId="60E70223" wp14:editId="5E08FCFB">
                <wp:simplePos x="0" y="0"/>
                <wp:positionH relativeFrom="column">
                  <wp:posOffset>91440</wp:posOffset>
                </wp:positionH>
                <wp:positionV relativeFrom="paragraph">
                  <wp:posOffset>292100</wp:posOffset>
                </wp:positionV>
                <wp:extent cx="1799590" cy="467995"/>
                <wp:effectExtent l="0" t="0" r="10160" b="27305"/>
                <wp:wrapSquare wrapText="bothSides"/>
                <wp:docPr id="2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60214CD9" w14:textId="40CCD53F" w:rsidR="002E6CDE" w:rsidRPr="00F11FEE" w:rsidRDefault="002E6CDE" w:rsidP="005E6FF1">
                            <w:pPr>
                              <w:jc w:val="center"/>
                              <w:rPr>
                                <w:sz w:val="20"/>
                                <w:szCs w:val="20"/>
                              </w:rPr>
                            </w:pPr>
                            <w:r w:rsidRPr="00F11FEE">
                              <w:rPr>
                                <w:sz w:val="20"/>
                                <w:szCs w:val="20"/>
                              </w:rPr>
                              <w:t xml:space="preserve">Figura </w:t>
                            </w:r>
                            <w:r>
                              <w:rPr>
                                <w:sz w:val="20"/>
                                <w:szCs w:val="20"/>
                              </w:rPr>
                              <w:t>34</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Escolher 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70223" id="_x0000_s1060" type="#_x0000_t202" style="position:absolute;left:0;text-align:left;margin-left:7.2pt;margin-top:23pt;width:141.7pt;height:36.85pt;z-index:252152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">
                <v:textbox>
                  <w:txbxContent>
                    <w:p w14:paraId="60214CD9" w14:textId="40CCD53F" w:rsidR="002E6CDE" w:rsidRPr="00F11FEE" w:rsidRDefault="002E6CDE" w:rsidP="005E6FF1">
                      <w:pPr>
                        <w:jc w:val="center"/>
                        <w:rPr>
                          <w:sz w:val="20"/>
                          <w:szCs w:val="20"/>
                        </w:rPr>
                      </w:pPr>
                      <w:r w:rsidRPr="00F11FEE">
                        <w:rPr>
                          <w:sz w:val="20"/>
                          <w:szCs w:val="20"/>
                        </w:rPr>
                        <w:t xml:space="preserve">Figura </w:t>
                      </w:r>
                      <w:r>
                        <w:rPr>
                          <w:sz w:val="20"/>
                          <w:szCs w:val="20"/>
                        </w:rPr>
                        <w:t>34</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Escolher Tema</w:t>
                      </w:r>
                    </w:p>
                  </w:txbxContent>
                </v:textbox>
                <w10:wrap type="square"/>
              </v:shape>
            </w:pict>
          </mc:Fallback>
        </mc:AlternateContent>
      </w:r>
    </w:p>
    <w:p w14:paraId="3061D00F" w14:textId="77777777" w:rsidR="002E6CDE" w:rsidRDefault="002E6CDE" w:rsidP="002E6CDE">
      <w:pPr>
        <w:tabs>
          <w:tab w:val="left" w:pos="3005"/>
          <w:tab w:val="center" w:pos="4535"/>
        </w:tabs>
        <w:spacing w:after="0"/>
        <w:contextualSpacing/>
        <w:jc w:val="center"/>
        <w:rPr>
          <w:b/>
          <w:bCs/>
        </w:rPr>
      </w:pPr>
    </w:p>
    <w:p w14:paraId="1FCA4831" w14:textId="5FEAC379" w:rsidR="00DB03F8" w:rsidRDefault="00E906FF" w:rsidP="00E906FF">
      <w:pPr>
        <w:tabs>
          <w:tab w:val="left" w:pos="3005"/>
          <w:tab w:val="center" w:pos="4535"/>
        </w:tabs>
        <w:spacing w:after="0"/>
        <w:contextualSpacing/>
        <w:jc w:val="left"/>
      </w:pPr>
      <w:r>
        <w:rPr>
          <w:b/>
          <w:bCs/>
        </w:rPr>
        <w:tab/>
      </w:r>
      <w:r w:rsidR="00DB03F8">
        <w:rPr>
          <w:b/>
          <w:bCs/>
        </w:rPr>
        <w:t xml:space="preserve">Fonte: </w:t>
      </w:r>
      <w:r w:rsidR="00DB03F8" w:rsidRPr="001E2AF2">
        <w:t>Elaboração Própria</w:t>
      </w:r>
      <w:r w:rsidR="006B5AF4" w:rsidRPr="006B5AF4">
        <w:t xml:space="preserve"> </w:t>
      </w:r>
      <w:r w:rsidR="006B5AF4">
        <w:t>Drawio</w:t>
      </w:r>
      <w:r w:rsidR="00DB03F8">
        <w:br w:type="page"/>
      </w:r>
    </w:p>
    <w:p w14:paraId="63FD514E" w14:textId="4E6596A7" w:rsidR="007D4360" w:rsidRDefault="00232918" w:rsidP="003D4495">
      <w:pPr>
        <w:spacing w:after="0"/>
        <w:contextualSpacing/>
        <w:jc w:val="center"/>
        <w:rPr>
          <w:b/>
          <w:bCs/>
        </w:rPr>
      </w:pPr>
      <w:r>
        <w:rPr>
          <w:noProof/>
        </w:rPr>
        <w:drawing>
          <wp:anchor distT="0" distB="0" distL="114300" distR="114300" simplePos="0" relativeHeight="251600841" behindDoc="0" locked="0" layoutInCell="1" allowOverlap="1" wp14:anchorId="63298EDE" wp14:editId="7D7F307C">
            <wp:simplePos x="0" y="0"/>
            <wp:positionH relativeFrom="column">
              <wp:posOffset>89430</wp:posOffset>
            </wp:positionH>
            <wp:positionV relativeFrom="paragraph">
              <wp:posOffset>450215</wp:posOffset>
            </wp:positionV>
            <wp:extent cx="1821180" cy="2764790"/>
            <wp:effectExtent l="0" t="0" r="7620" b="0"/>
            <wp:wrapTopAndBottom/>
            <wp:docPr id="697665322" name="Imagem 697665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0">
                      <a:extLst>
                        <a:ext uri="{28A0092B-C50C-407E-A947-70E740481C1C}">
                          <a14:useLocalDpi xmlns:a14="http://schemas.microsoft.com/office/drawing/2010/main" val="0"/>
                        </a:ext>
                      </a:extLst>
                    </a:blip>
                    <a:srcRect t="5069" b="5710"/>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1866" behindDoc="0" locked="0" layoutInCell="1" allowOverlap="1" wp14:anchorId="19F6FDD7" wp14:editId="74E84E9C">
            <wp:simplePos x="0" y="0"/>
            <wp:positionH relativeFrom="column">
              <wp:posOffset>1959610</wp:posOffset>
            </wp:positionH>
            <wp:positionV relativeFrom="paragraph">
              <wp:posOffset>438150</wp:posOffset>
            </wp:positionV>
            <wp:extent cx="1821180" cy="2764790"/>
            <wp:effectExtent l="0" t="0" r="7620" b="0"/>
            <wp:wrapTopAndBottom/>
            <wp:docPr id="697665323" name="Imagem 697665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1">
                      <a:extLst>
                        <a:ext uri="{28A0092B-C50C-407E-A947-70E740481C1C}">
                          <a14:useLocalDpi xmlns:a14="http://schemas.microsoft.com/office/drawing/2010/main" val="0"/>
                        </a:ext>
                      </a:extLst>
                    </a:blip>
                    <a:srcRect t="4692" b="5556"/>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2891" behindDoc="0" locked="0" layoutInCell="1" allowOverlap="1" wp14:anchorId="6287FE7C" wp14:editId="2A517417">
            <wp:simplePos x="0" y="0"/>
            <wp:positionH relativeFrom="column">
              <wp:posOffset>3841855</wp:posOffset>
            </wp:positionH>
            <wp:positionV relativeFrom="paragraph">
              <wp:posOffset>459105</wp:posOffset>
            </wp:positionV>
            <wp:extent cx="1821600" cy="2764790"/>
            <wp:effectExtent l="0" t="0" r="7620" b="0"/>
            <wp:wrapTopAndBottom/>
            <wp:docPr id="697665324" name="Imagem 697665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2">
                      <a:extLst>
                        <a:ext uri="{28A0092B-C50C-407E-A947-70E740481C1C}">
                          <a14:useLocalDpi xmlns:a14="http://schemas.microsoft.com/office/drawing/2010/main" val="0"/>
                        </a:ext>
                      </a:extLst>
                    </a:blip>
                    <a:srcRect t="5450" b="5446"/>
                    <a:stretch/>
                  </pic:blipFill>
                  <pic:spPr bwMode="auto">
                    <a:xfrm>
                      <a:off x="0" y="0"/>
                      <a:ext cx="182160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5360" w:rsidRPr="0097042C">
        <w:rPr>
          <w:b/>
          <w:bCs/>
          <w:noProof/>
        </w:rPr>
        <mc:AlternateContent>
          <mc:Choice Requires="wps">
            <w:drawing>
              <wp:anchor distT="45720" distB="45720" distL="114300" distR="114300" simplePos="0" relativeHeight="252161024" behindDoc="0" locked="0" layoutInCell="1" allowOverlap="1" wp14:anchorId="28BA4D90" wp14:editId="2163C04D">
                <wp:simplePos x="0" y="0"/>
                <wp:positionH relativeFrom="column">
                  <wp:posOffset>3848100</wp:posOffset>
                </wp:positionH>
                <wp:positionV relativeFrom="paragraph">
                  <wp:posOffset>0</wp:posOffset>
                </wp:positionV>
                <wp:extent cx="1799590" cy="467995"/>
                <wp:effectExtent l="0" t="0" r="10160" b="27305"/>
                <wp:wrapSquare wrapText="bothSides"/>
                <wp:docPr id="2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268DF8AF" w14:textId="0B94F667" w:rsidR="00B95360" w:rsidRPr="00560145" w:rsidRDefault="00B95360" w:rsidP="00B95360">
                            <w:pPr>
                              <w:jc w:val="center"/>
                              <w:rPr>
                                <w:sz w:val="20"/>
                                <w:szCs w:val="20"/>
                              </w:rPr>
                            </w:pPr>
                            <w:r w:rsidRPr="00560145">
                              <w:rPr>
                                <w:sz w:val="20"/>
                                <w:szCs w:val="20"/>
                              </w:rPr>
                              <w:t xml:space="preserve">Figura </w:t>
                            </w:r>
                            <w:r>
                              <w:rPr>
                                <w:sz w:val="20"/>
                                <w:szCs w:val="20"/>
                              </w:rPr>
                              <w:t>39</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Histórico de 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A4D90" id="_x0000_s1061" type="#_x0000_t202" style="position:absolute;left:0;text-align:left;margin-left:303pt;margin-top:0;width:141.7pt;height:36.85pt;z-index:252161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">
                <v:textbox>
                  <w:txbxContent>
                    <w:p w14:paraId="268DF8AF" w14:textId="0B94F667" w:rsidR="00B95360" w:rsidRPr="00560145" w:rsidRDefault="00B95360" w:rsidP="00B95360">
                      <w:pPr>
                        <w:jc w:val="center"/>
                        <w:rPr>
                          <w:sz w:val="20"/>
                          <w:szCs w:val="20"/>
                        </w:rPr>
                      </w:pPr>
                      <w:r w:rsidRPr="00560145">
                        <w:rPr>
                          <w:sz w:val="20"/>
                          <w:szCs w:val="20"/>
                        </w:rPr>
                        <w:t xml:space="preserve">Figura </w:t>
                      </w:r>
                      <w:r>
                        <w:rPr>
                          <w:sz w:val="20"/>
                          <w:szCs w:val="20"/>
                        </w:rPr>
                        <w:t>39</w:t>
                      </w:r>
                      <w:r w:rsidRPr="00560145">
                        <w:rPr>
                          <w:sz w:val="20"/>
                          <w:szCs w:val="20"/>
                        </w:rPr>
                        <w:t xml:space="preserve"> – </w:t>
                      </w:r>
                      <w:r w:rsidRPr="00560145">
                        <w:rPr>
                          <w:color w:val="0D0D0D" w:themeColor="text1" w:themeTint="F2"/>
                          <w:sz w:val="20"/>
                          <w:szCs w:val="20"/>
                        </w:rPr>
                        <w:t>Tela</w:t>
                      </w:r>
                      <w:r>
                        <w:rPr>
                          <w:color w:val="0D0D0D" w:themeColor="text1" w:themeTint="F2"/>
                          <w:sz w:val="20"/>
                          <w:szCs w:val="20"/>
                        </w:rPr>
                        <w:t>: Histórico de redações</w:t>
                      </w:r>
                    </w:p>
                  </w:txbxContent>
                </v:textbox>
                <w10:wrap type="square"/>
              </v:shape>
            </w:pict>
          </mc:Fallback>
        </mc:AlternateContent>
      </w:r>
      <w:r w:rsidR="00B95360" w:rsidRPr="0097042C">
        <w:rPr>
          <w:b/>
          <w:bCs/>
          <w:noProof/>
        </w:rPr>
        <mc:AlternateContent>
          <mc:Choice Requires="wps">
            <w:drawing>
              <wp:anchor distT="45720" distB="45720" distL="114300" distR="114300" simplePos="0" relativeHeight="252162048" behindDoc="0" locked="0" layoutInCell="1" allowOverlap="1" wp14:anchorId="0A951A04" wp14:editId="42327FBE">
                <wp:simplePos x="0" y="0"/>
                <wp:positionH relativeFrom="column">
                  <wp:posOffset>1971675</wp:posOffset>
                </wp:positionH>
                <wp:positionV relativeFrom="paragraph">
                  <wp:posOffset>0</wp:posOffset>
                </wp:positionV>
                <wp:extent cx="1799590" cy="467995"/>
                <wp:effectExtent l="0" t="0" r="10160" b="27305"/>
                <wp:wrapSquare wrapText="bothSides"/>
                <wp:docPr id="2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2F8A25CC" w14:textId="03E2F960" w:rsidR="00B95360" w:rsidRDefault="00B95360" w:rsidP="00B95360">
                            <w:pPr>
                              <w:jc w:val="center"/>
                            </w:pPr>
                            <w:r w:rsidRPr="007F230A">
                              <w:rPr>
                                <w:sz w:val="20"/>
                                <w:szCs w:val="20"/>
                              </w:rPr>
                              <w:t xml:space="preserve">Figura </w:t>
                            </w:r>
                            <w:r>
                              <w:rPr>
                                <w:sz w:val="20"/>
                                <w:szCs w:val="20"/>
                              </w:rPr>
                              <w:t>38</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Avaliação IA</w:t>
                            </w:r>
                          </w:p>
                          <w:p w14:paraId="6AFC28E6" w14:textId="77777777" w:rsidR="00B95360" w:rsidRDefault="00B953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51A04" id="_x0000_s1062" type="#_x0000_t202" style="position:absolute;left:0;text-align:left;margin-left:155.25pt;margin-top:0;width:141.7pt;height:36.85pt;z-index:252162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">
                <v:textbox>
                  <w:txbxContent>
                    <w:p w14:paraId="2F8A25CC" w14:textId="03E2F960" w:rsidR="00B95360" w:rsidRDefault="00B95360" w:rsidP="00B95360">
                      <w:pPr>
                        <w:jc w:val="center"/>
                      </w:pPr>
                      <w:r w:rsidRPr="007F230A">
                        <w:rPr>
                          <w:sz w:val="20"/>
                          <w:szCs w:val="20"/>
                        </w:rPr>
                        <w:t xml:space="preserve">Figura </w:t>
                      </w:r>
                      <w:r>
                        <w:rPr>
                          <w:sz w:val="20"/>
                          <w:szCs w:val="20"/>
                        </w:rPr>
                        <w:t>38</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Avaliação IA</w:t>
                      </w:r>
                    </w:p>
                    <w:p w14:paraId="6AFC28E6" w14:textId="77777777" w:rsidR="00B95360" w:rsidRDefault="00B95360"/>
                  </w:txbxContent>
                </v:textbox>
                <w10:wrap type="square"/>
              </v:shape>
            </w:pict>
          </mc:Fallback>
        </mc:AlternateContent>
      </w:r>
      <w:r w:rsidR="00B95360" w:rsidRPr="0097042C">
        <w:rPr>
          <w:b/>
          <w:bCs/>
          <w:noProof/>
        </w:rPr>
        <mc:AlternateContent>
          <mc:Choice Requires="wps">
            <w:drawing>
              <wp:anchor distT="45720" distB="45720" distL="114300" distR="114300" simplePos="0" relativeHeight="252160000" behindDoc="0" locked="0" layoutInCell="1" allowOverlap="1" wp14:anchorId="52D2DF4D" wp14:editId="0F6D5E8F">
                <wp:simplePos x="0" y="0"/>
                <wp:positionH relativeFrom="column">
                  <wp:posOffset>95250</wp:posOffset>
                </wp:positionH>
                <wp:positionV relativeFrom="paragraph">
                  <wp:posOffset>0</wp:posOffset>
                </wp:positionV>
                <wp:extent cx="1799590" cy="467995"/>
                <wp:effectExtent l="0" t="0" r="10160" b="27305"/>
                <wp:wrapSquare wrapText="bothSides"/>
                <wp:docPr id="2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67995"/>
                        </a:xfrm>
                        <a:prstGeom prst="rect">
                          <a:avLst/>
                        </a:prstGeom>
                        <a:solidFill>
                          <a:srgbClr val="FFFFFF"/>
                        </a:solidFill>
                        <a:ln w="9525">
                          <a:solidFill>
                            <a:srgbClr val="000000"/>
                          </a:solidFill>
                          <a:miter lim="800000"/>
                          <a:headEnd/>
                          <a:tailEnd/>
                        </a:ln>
                      </wps:spPr>
                      <wps:txbx>
                        <w:txbxContent>
                          <w:p w14:paraId="499CFC75" w14:textId="75D7F854" w:rsidR="00B95360" w:rsidRPr="00F11FEE" w:rsidRDefault="00B95360" w:rsidP="00B95360">
                            <w:pPr>
                              <w:jc w:val="center"/>
                              <w:rPr>
                                <w:sz w:val="20"/>
                                <w:szCs w:val="20"/>
                              </w:rPr>
                            </w:pPr>
                            <w:r w:rsidRPr="00F11FEE">
                              <w:rPr>
                                <w:sz w:val="20"/>
                                <w:szCs w:val="20"/>
                              </w:rPr>
                              <w:t xml:space="preserve">Figura </w:t>
                            </w:r>
                            <w:r>
                              <w:rPr>
                                <w:sz w:val="20"/>
                                <w:szCs w:val="20"/>
                              </w:rPr>
                              <w:t>37</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Selecionar arquivo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2DF4D" id="_x0000_s1063" type="#_x0000_t202" style="position:absolute;left:0;text-align:left;margin-left:7.5pt;margin-top:0;width:141.7pt;height:36.85pt;z-index:252160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">
                <v:textbox>
                  <w:txbxContent>
                    <w:p w14:paraId="499CFC75" w14:textId="75D7F854" w:rsidR="00B95360" w:rsidRPr="00F11FEE" w:rsidRDefault="00B95360" w:rsidP="00B95360">
                      <w:pPr>
                        <w:jc w:val="center"/>
                        <w:rPr>
                          <w:sz w:val="20"/>
                          <w:szCs w:val="20"/>
                        </w:rPr>
                      </w:pPr>
                      <w:r w:rsidRPr="00F11FEE">
                        <w:rPr>
                          <w:sz w:val="20"/>
                          <w:szCs w:val="20"/>
                        </w:rPr>
                        <w:t xml:space="preserve">Figura </w:t>
                      </w:r>
                      <w:r>
                        <w:rPr>
                          <w:sz w:val="20"/>
                          <w:szCs w:val="20"/>
                        </w:rPr>
                        <w:t>37</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Selecionar arquivo de redação</w:t>
                      </w:r>
                    </w:p>
                  </w:txbxContent>
                </v:textbox>
                <w10:wrap type="square"/>
              </v:shape>
            </w:pict>
          </mc:Fallback>
        </mc:AlternateContent>
      </w:r>
    </w:p>
    <w:p w14:paraId="11447BD2" w14:textId="262575C0" w:rsidR="007D4360" w:rsidRDefault="007D4360" w:rsidP="003D4495">
      <w:pPr>
        <w:spacing w:after="0"/>
        <w:contextualSpacing/>
        <w:jc w:val="center"/>
        <w:rPr>
          <w:b/>
          <w:bCs/>
        </w:rPr>
      </w:pPr>
    </w:p>
    <w:p w14:paraId="69E6917D" w14:textId="26DCFB3E" w:rsidR="007D4360" w:rsidRDefault="007D4360" w:rsidP="003D4495">
      <w:pPr>
        <w:spacing w:after="0"/>
        <w:contextualSpacing/>
        <w:jc w:val="center"/>
        <w:rPr>
          <w:b/>
          <w:bCs/>
        </w:rPr>
      </w:pPr>
    </w:p>
    <w:p w14:paraId="2D4BF17F" w14:textId="77777777" w:rsidR="00232918" w:rsidRDefault="00232918" w:rsidP="003D4495">
      <w:pPr>
        <w:spacing w:after="0"/>
        <w:contextualSpacing/>
        <w:jc w:val="center"/>
        <w:rPr>
          <w:b/>
          <w:bCs/>
        </w:rPr>
      </w:pPr>
    </w:p>
    <w:p w14:paraId="0FE88D31" w14:textId="1D04D716" w:rsidR="007D4360" w:rsidRDefault="00232918" w:rsidP="003D4495">
      <w:pPr>
        <w:spacing w:after="0"/>
        <w:contextualSpacing/>
        <w:jc w:val="center"/>
        <w:rPr>
          <w:b/>
          <w:bCs/>
        </w:rPr>
      </w:pPr>
      <w:r>
        <w:rPr>
          <w:noProof/>
        </w:rPr>
        <w:drawing>
          <wp:anchor distT="0" distB="0" distL="114300" distR="114300" simplePos="0" relativeHeight="251603916" behindDoc="0" locked="0" layoutInCell="1" allowOverlap="1" wp14:anchorId="51A440E1" wp14:editId="3BDBF562">
            <wp:simplePos x="0" y="0"/>
            <wp:positionH relativeFrom="column">
              <wp:posOffset>3820900</wp:posOffset>
            </wp:positionH>
            <wp:positionV relativeFrom="paragraph">
              <wp:posOffset>713740</wp:posOffset>
            </wp:positionV>
            <wp:extent cx="1821180" cy="2764790"/>
            <wp:effectExtent l="0" t="0" r="7620" b="0"/>
            <wp:wrapTopAndBottom/>
            <wp:docPr id="1048165572" name="Imagem 1048165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3">
                      <a:extLst>
                        <a:ext uri="{28A0092B-C50C-407E-A947-70E740481C1C}">
                          <a14:useLocalDpi xmlns:a14="http://schemas.microsoft.com/office/drawing/2010/main" val="0"/>
                        </a:ext>
                      </a:extLst>
                    </a:blip>
                    <a:srcRect t="5209" b="5534"/>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4941" behindDoc="0" locked="0" layoutInCell="1" allowOverlap="1" wp14:anchorId="24F6CB47" wp14:editId="36F2AC85">
            <wp:simplePos x="0" y="0"/>
            <wp:positionH relativeFrom="column">
              <wp:posOffset>1956540</wp:posOffset>
            </wp:positionH>
            <wp:positionV relativeFrom="paragraph">
              <wp:posOffset>709295</wp:posOffset>
            </wp:positionV>
            <wp:extent cx="1821180" cy="2764790"/>
            <wp:effectExtent l="0" t="0" r="7620" b="0"/>
            <wp:wrapTopAndBottom/>
            <wp:docPr id="1048165570" name="Imagem 1048165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4">
                      <a:extLst>
                        <a:ext uri="{28A0092B-C50C-407E-A947-70E740481C1C}">
                          <a14:useLocalDpi xmlns:a14="http://schemas.microsoft.com/office/drawing/2010/main" val="0"/>
                        </a:ext>
                      </a:extLst>
                    </a:blip>
                    <a:srcRect t="5034" b="5178"/>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75680" behindDoc="0" locked="0" layoutInCell="1" allowOverlap="1" wp14:anchorId="786838E3" wp14:editId="5DBC21E2">
            <wp:simplePos x="0" y="0"/>
            <wp:positionH relativeFrom="column">
              <wp:posOffset>93875</wp:posOffset>
            </wp:positionH>
            <wp:positionV relativeFrom="paragraph">
              <wp:posOffset>716280</wp:posOffset>
            </wp:positionV>
            <wp:extent cx="1821180" cy="2764790"/>
            <wp:effectExtent l="0" t="0" r="7620" b="0"/>
            <wp:wrapTopAndBottom/>
            <wp:docPr id="697665325" name="Imagem 697665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5">
                      <a:extLst>
                        <a:ext uri="{28A0092B-C50C-407E-A947-70E740481C1C}">
                          <a14:useLocalDpi xmlns:a14="http://schemas.microsoft.com/office/drawing/2010/main" val="0"/>
                        </a:ext>
                      </a:extLst>
                    </a:blip>
                    <a:srcRect t="5196" b="5329"/>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5360" w:rsidRPr="0097042C">
        <w:rPr>
          <w:b/>
          <w:bCs/>
          <w:noProof/>
        </w:rPr>
        <mc:AlternateContent>
          <mc:Choice Requires="wps">
            <w:drawing>
              <wp:anchor distT="45720" distB="45720" distL="114300" distR="114300" simplePos="0" relativeHeight="252171264" behindDoc="0" locked="0" layoutInCell="1" allowOverlap="1" wp14:anchorId="2B177FE3" wp14:editId="5CA13049">
                <wp:simplePos x="0" y="0"/>
                <wp:positionH relativeFrom="column">
                  <wp:posOffset>1958340</wp:posOffset>
                </wp:positionH>
                <wp:positionV relativeFrom="paragraph">
                  <wp:posOffset>263525</wp:posOffset>
                </wp:positionV>
                <wp:extent cx="1799590" cy="458470"/>
                <wp:effectExtent l="0" t="0" r="10160" b="17780"/>
                <wp:wrapSquare wrapText="bothSides"/>
                <wp:docPr id="2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55479034" w14:textId="1AA93A9C" w:rsidR="00B95360" w:rsidRDefault="00B95360" w:rsidP="00DB1EA1">
                            <w:pPr>
                              <w:jc w:val="center"/>
                            </w:pPr>
                            <w:r w:rsidRPr="007F230A">
                              <w:rPr>
                                <w:sz w:val="20"/>
                                <w:szCs w:val="20"/>
                              </w:rPr>
                              <w:t xml:space="preserve">Figura </w:t>
                            </w:r>
                            <w:r>
                              <w:rPr>
                                <w:sz w:val="20"/>
                                <w:szCs w:val="20"/>
                              </w:rPr>
                              <w:t>41</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DB1EA1">
                              <w:rPr>
                                <w:sz w:val="20"/>
                                <w:szCs w:val="20"/>
                              </w:rPr>
                              <w:t>D</w:t>
                            </w:r>
                            <w:r w:rsidR="00DB1EA1" w:rsidRPr="00EB381C">
                              <w:rPr>
                                <w:sz w:val="20"/>
                                <w:szCs w:val="20"/>
                              </w:rPr>
                              <w:t>escrição da redação - pontuação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77FE3" id="_x0000_s1064" type="#_x0000_t202" style="position:absolute;left:0;text-align:left;margin-left:154.2pt;margin-top:20.75pt;width:141.7pt;height:36.1pt;z-index:252171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">
                <v:textbox>
                  <w:txbxContent>
                    <w:p w14:paraId="55479034" w14:textId="1AA93A9C" w:rsidR="00B95360" w:rsidRDefault="00B95360" w:rsidP="00DB1EA1">
                      <w:pPr>
                        <w:jc w:val="center"/>
                      </w:pPr>
                      <w:r w:rsidRPr="007F230A">
                        <w:rPr>
                          <w:sz w:val="20"/>
                          <w:szCs w:val="20"/>
                        </w:rPr>
                        <w:t xml:space="preserve">Figura </w:t>
                      </w:r>
                      <w:r>
                        <w:rPr>
                          <w:sz w:val="20"/>
                          <w:szCs w:val="20"/>
                        </w:rPr>
                        <w:t>41</w:t>
                      </w:r>
                      <w:r w:rsidRPr="007F230A">
                        <w:rPr>
                          <w:sz w:val="20"/>
                          <w:szCs w:val="20"/>
                        </w:rPr>
                        <w:t xml:space="preserve"> – </w:t>
                      </w:r>
                      <w:r w:rsidRPr="007F230A">
                        <w:rPr>
                          <w:color w:val="0D0D0D" w:themeColor="text1" w:themeTint="F2"/>
                          <w:sz w:val="20"/>
                          <w:szCs w:val="20"/>
                        </w:rPr>
                        <w:t>Tela</w:t>
                      </w:r>
                      <w:r>
                        <w:rPr>
                          <w:color w:val="0D0D0D" w:themeColor="text1" w:themeTint="F2"/>
                          <w:sz w:val="20"/>
                          <w:szCs w:val="20"/>
                        </w:rPr>
                        <w:t xml:space="preserve">: </w:t>
                      </w:r>
                      <w:r w:rsidR="00DB1EA1">
                        <w:rPr>
                          <w:sz w:val="20"/>
                          <w:szCs w:val="20"/>
                        </w:rPr>
                        <w:t>D</w:t>
                      </w:r>
                      <w:r w:rsidR="00DB1EA1" w:rsidRPr="00EB381C">
                        <w:rPr>
                          <w:sz w:val="20"/>
                          <w:szCs w:val="20"/>
                        </w:rPr>
                        <w:t>escrição da redação - pontuação</w:t>
                      </w:r>
                    </w:p>
                  </w:txbxContent>
                </v:textbox>
                <w10:wrap type="square"/>
              </v:shape>
            </w:pict>
          </mc:Fallback>
        </mc:AlternateContent>
      </w:r>
      <w:r w:rsidR="00B95360" w:rsidRPr="0097042C">
        <w:rPr>
          <w:b/>
          <w:bCs/>
          <w:noProof/>
        </w:rPr>
        <mc:AlternateContent>
          <mc:Choice Requires="wps">
            <w:drawing>
              <wp:anchor distT="45720" distB="45720" distL="114300" distR="114300" simplePos="0" relativeHeight="252170240" behindDoc="0" locked="0" layoutInCell="1" allowOverlap="1" wp14:anchorId="7750DB45" wp14:editId="4AAFFD9C">
                <wp:simplePos x="0" y="0"/>
                <wp:positionH relativeFrom="column">
                  <wp:posOffset>3834765</wp:posOffset>
                </wp:positionH>
                <wp:positionV relativeFrom="paragraph">
                  <wp:posOffset>263525</wp:posOffset>
                </wp:positionV>
                <wp:extent cx="1799590" cy="458470"/>
                <wp:effectExtent l="0" t="0" r="10160" b="17780"/>
                <wp:wrapSquare wrapText="bothSides"/>
                <wp:docPr id="2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31F550C7" w14:textId="2B1BA6F6" w:rsidR="00B95360" w:rsidRPr="00560145" w:rsidRDefault="00B95360" w:rsidP="00B95360">
                            <w:pPr>
                              <w:jc w:val="center"/>
                              <w:rPr>
                                <w:sz w:val="20"/>
                                <w:szCs w:val="20"/>
                              </w:rPr>
                            </w:pPr>
                            <w:r w:rsidRPr="00560145">
                              <w:rPr>
                                <w:sz w:val="20"/>
                                <w:szCs w:val="20"/>
                              </w:rPr>
                              <w:t xml:space="preserve">Figura </w:t>
                            </w:r>
                            <w:r>
                              <w:rPr>
                                <w:sz w:val="20"/>
                                <w:szCs w:val="20"/>
                              </w:rPr>
                              <w:t>42</w:t>
                            </w:r>
                            <w:r w:rsidRPr="00560145">
                              <w:rPr>
                                <w:sz w:val="20"/>
                                <w:szCs w:val="20"/>
                              </w:rPr>
                              <w:t xml:space="preserve"> – </w:t>
                            </w:r>
                            <w:r w:rsidR="00DB1EA1" w:rsidRPr="00EB381C">
                              <w:rPr>
                                <w:sz w:val="20"/>
                                <w:szCs w:val="20"/>
                              </w:rPr>
                              <w:t xml:space="preserve">descrição da redação - </w:t>
                            </w:r>
                            <w:r w:rsidR="00DB1EA1">
                              <w:rPr>
                                <w:sz w:val="20"/>
                                <w:szCs w:val="20"/>
                              </w:rPr>
                              <w:t>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0DB45" id="_x0000_s1065" type="#_x0000_t202" style="position:absolute;left:0;text-align:left;margin-left:301.95pt;margin-top:20.75pt;width:141.7pt;height:36.1pt;z-index:252170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">
                <v:textbox>
                  <w:txbxContent>
                    <w:p w14:paraId="31F550C7" w14:textId="2B1BA6F6" w:rsidR="00B95360" w:rsidRPr="00560145" w:rsidRDefault="00B95360" w:rsidP="00B95360">
                      <w:pPr>
                        <w:jc w:val="center"/>
                        <w:rPr>
                          <w:sz w:val="20"/>
                          <w:szCs w:val="20"/>
                        </w:rPr>
                      </w:pPr>
                      <w:r w:rsidRPr="00560145">
                        <w:rPr>
                          <w:sz w:val="20"/>
                          <w:szCs w:val="20"/>
                        </w:rPr>
                        <w:t xml:space="preserve">Figura </w:t>
                      </w:r>
                      <w:r>
                        <w:rPr>
                          <w:sz w:val="20"/>
                          <w:szCs w:val="20"/>
                        </w:rPr>
                        <w:t>42</w:t>
                      </w:r>
                      <w:r w:rsidRPr="00560145">
                        <w:rPr>
                          <w:sz w:val="20"/>
                          <w:szCs w:val="20"/>
                        </w:rPr>
                        <w:t xml:space="preserve"> – </w:t>
                      </w:r>
                      <w:r w:rsidR="00DB1EA1" w:rsidRPr="00EB381C">
                        <w:rPr>
                          <w:sz w:val="20"/>
                          <w:szCs w:val="20"/>
                        </w:rPr>
                        <w:t xml:space="preserve">descrição da redação - </w:t>
                      </w:r>
                      <w:r w:rsidR="00DB1EA1">
                        <w:rPr>
                          <w:sz w:val="20"/>
                          <w:szCs w:val="20"/>
                        </w:rPr>
                        <w:t>Feedback</w:t>
                      </w:r>
                    </w:p>
                  </w:txbxContent>
                </v:textbox>
                <w10:wrap type="square"/>
              </v:shape>
            </w:pict>
          </mc:Fallback>
        </mc:AlternateContent>
      </w:r>
      <w:r w:rsidR="00B95360" w:rsidRPr="0097042C">
        <w:rPr>
          <w:b/>
          <w:bCs/>
          <w:noProof/>
        </w:rPr>
        <mc:AlternateContent>
          <mc:Choice Requires="wps">
            <w:drawing>
              <wp:anchor distT="45720" distB="45720" distL="114300" distR="114300" simplePos="0" relativeHeight="252164096" behindDoc="0" locked="0" layoutInCell="1" allowOverlap="1" wp14:anchorId="3D639164" wp14:editId="481B88C4">
                <wp:simplePos x="0" y="0"/>
                <wp:positionH relativeFrom="column">
                  <wp:posOffset>91440</wp:posOffset>
                </wp:positionH>
                <wp:positionV relativeFrom="paragraph">
                  <wp:posOffset>263525</wp:posOffset>
                </wp:positionV>
                <wp:extent cx="1799590" cy="458470"/>
                <wp:effectExtent l="0" t="0" r="10160" b="17780"/>
                <wp:wrapSquare wrapText="bothSides"/>
                <wp:docPr id="2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58470"/>
                        </a:xfrm>
                        <a:prstGeom prst="rect">
                          <a:avLst/>
                        </a:prstGeom>
                        <a:solidFill>
                          <a:srgbClr val="FFFFFF"/>
                        </a:solidFill>
                        <a:ln w="9525">
                          <a:solidFill>
                            <a:srgbClr val="000000"/>
                          </a:solidFill>
                          <a:miter lim="800000"/>
                          <a:headEnd/>
                          <a:tailEnd/>
                        </a:ln>
                      </wps:spPr>
                      <wps:txbx>
                        <w:txbxContent>
                          <w:p w14:paraId="1B51F373" w14:textId="37FD41BF" w:rsidR="00B95360" w:rsidRPr="00F11FEE" w:rsidRDefault="00B95360" w:rsidP="00B95360">
                            <w:pPr>
                              <w:jc w:val="center"/>
                              <w:rPr>
                                <w:sz w:val="20"/>
                                <w:szCs w:val="20"/>
                              </w:rPr>
                            </w:pPr>
                            <w:r w:rsidRPr="00F11FEE">
                              <w:rPr>
                                <w:sz w:val="20"/>
                                <w:szCs w:val="20"/>
                              </w:rPr>
                              <w:t xml:space="preserve">Figura </w:t>
                            </w:r>
                            <w:r>
                              <w:rPr>
                                <w:sz w:val="20"/>
                                <w:szCs w:val="20"/>
                              </w:rPr>
                              <w:t>40</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Selecionar arquivo de redação</w:t>
                            </w:r>
                            <w:r w:rsidRPr="00B95360">
                              <w:rPr>
                                <w:color w:val="0D0D0D" w:themeColor="text1" w:themeTint="F2"/>
                                <w:sz w:val="20"/>
                                <w:szCs w:val="20"/>
                              </w:rPr>
                              <w:t xml:space="preserve"> </w:t>
                            </w:r>
                            <w:r>
                              <w:rPr>
                                <w:color w:val="0D0D0D" w:themeColor="text1" w:themeTint="F2"/>
                                <w:sz w:val="20"/>
                                <w:szCs w:val="20"/>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39164" id="_x0000_s1066" type="#_x0000_t202" style="position:absolute;left:0;text-align:left;margin-left:7.2pt;margin-top:20.75pt;width:141.7pt;height:36.1pt;z-index:252164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">
                <v:textbox>
                  <w:txbxContent>
                    <w:p w14:paraId="1B51F373" w14:textId="37FD41BF" w:rsidR="00B95360" w:rsidRPr="00F11FEE" w:rsidRDefault="00B95360" w:rsidP="00B95360">
                      <w:pPr>
                        <w:jc w:val="center"/>
                        <w:rPr>
                          <w:sz w:val="20"/>
                          <w:szCs w:val="20"/>
                        </w:rPr>
                      </w:pPr>
                      <w:r w:rsidRPr="00F11FEE">
                        <w:rPr>
                          <w:sz w:val="20"/>
                          <w:szCs w:val="20"/>
                        </w:rPr>
                        <w:t xml:space="preserve">Figura </w:t>
                      </w:r>
                      <w:r>
                        <w:rPr>
                          <w:sz w:val="20"/>
                          <w:szCs w:val="20"/>
                        </w:rPr>
                        <w:t>40</w:t>
                      </w:r>
                      <w:r w:rsidRPr="00F11FEE">
                        <w:rPr>
                          <w:sz w:val="20"/>
                          <w:szCs w:val="20"/>
                        </w:rPr>
                        <w:t xml:space="preserve"> – </w:t>
                      </w:r>
                      <w:r w:rsidRPr="00F11FEE">
                        <w:rPr>
                          <w:color w:val="0D0D0D" w:themeColor="text1" w:themeTint="F2"/>
                          <w:sz w:val="20"/>
                          <w:szCs w:val="20"/>
                        </w:rPr>
                        <w:t>Tela</w:t>
                      </w:r>
                      <w:r>
                        <w:rPr>
                          <w:color w:val="0D0D0D" w:themeColor="text1" w:themeTint="F2"/>
                          <w:sz w:val="20"/>
                          <w:szCs w:val="20"/>
                        </w:rPr>
                        <w:t>: Selecionar arquivo de redação</w:t>
                      </w:r>
                      <w:r w:rsidRPr="00B95360">
                        <w:rPr>
                          <w:color w:val="0D0D0D" w:themeColor="text1" w:themeTint="F2"/>
                          <w:sz w:val="20"/>
                          <w:szCs w:val="20"/>
                        </w:rPr>
                        <w:t xml:space="preserve"> </w:t>
                      </w:r>
                      <w:r>
                        <w:rPr>
                          <w:color w:val="0D0D0D" w:themeColor="text1" w:themeTint="F2"/>
                          <w:sz w:val="20"/>
                          <w:szCs w:val="20"/>
                        </w:rPr>
                        <w:t>-Filtro</w:t>
                      </w:r>
                    </w:p>
                  </w:txbxContent>
                </v:textbox>
                <w10:wrap type="square"/>
              </v:shape>
            </w:pict>
          </mc:Fallback>
        </mc:AlternateContent>
      </w:r>
    </w:p>
    <w:p w14:paraId="46EA22C6" w14:textId="77777777" w:rsidR="00B95360" w:rsidRDefault="00B95360" w:rsidP="003D4495">
      <w:pPr>
        <w:spacing w:after="0"/>
        <w:contextualSpacing/>
        <w:jc w:val="center"/>
        <w:rPr>
          <w:b/>
          <w:bCs/>
        </w:rPr>
      </w:pPr>
    </w:p>
    <w:p w14:paraId="3AC1F803" w14:textId="1AAA8F57" w:rsidR="00DB03F8" w:rsidRDefault="00DB03F8" w:rsidP="003D4495">
      <w:pPr>
        <w:spacing w:after="0"/>
        <w:contextualSpacing/>
        <w:jc w:val="center"/>
      </w:pPr>
      <w:r>
        <w:rPr>
          <w:b/>
          <w:bCs/>
        </w:rPr>
        <w:t xml:space="preserve">Fonte: </w:t>
      </w:r>
      <w:r w:rsidRPr="001E2AF2">
        <w:t>Elaboração Própria</w:t>
      </w:r>
      <w:r w:rsidR="006B5AF4" w:rsidRPr="006B5AF4">
        <w:t xml:space="preserve"> </w:t>
      </w:r>
      <w:r w:rsidR="006B5AF4">
        <w:t>Drawio</w:t>
      </w:r>
      <w:r>
        <w:br w:type="page"/>
      </w:r>
    </w:p>
    <w:p w14:paraId="0565874E" w14:textId="3981E53C" w:rsidR="00232918" w:rsidRDefault="00FE3962" w:rsidP="001D593A">
      <w:pPr>
        <w:spacing w:after="0"/>
        <w:contextualSpacing/>
        <w:jc w:val="center"/>
        <w:rPr>
          <w:b/>
          <w:bCs/>
        </w:rPr>
      </w:pPr>
      <w:r>
        <w:rPr>
          <w:noProof/>
        </w:rPr>
        <w:drawing>
          <wp:anchor distT="0" distB="0" distL="114300" distR="114300" simplePos="0" relativeHeight="251606991" behindDoc="0" locked="0" layoutInCell="1" allowOverlap="1" wp14:anchorId="74037522" wp14:editId="7546787C">
            <wp:simplePos x="0" y="0"/>
            <wp:positionH relativeFrom="column">
              <wp:posOffset>702840</wp:posOffset>
            </wp:positionH>
            <wp:positionV relativeFrom="paragraph">
              <wp:posOffset>761365</wp:posOffset>
            </wp:positionV>
            <wp:extent cx="1821180" cy="2764790"/>
            <wp:effectExtent l="0" t="0" r="7620" b="0"/>
            <wp:wrapTopAndBottom/>
            <wp:docPr id="1048165571" name="Imagem 1048165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6">
                      <a:extLst>
                        <a:ext uri="{28A0092B-C50C-407E-A947-70E740481C1C}">
                          <a14:useLocalDpi xmlns:a14="http://schemas.microsoft.com/office/drawing/2010/main" val="0"/>
                        </a:ext>
                      </a:extLst>
                    </a:blip>
                    <a:srcRect t="5035" b="5182"/>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96160" behindDoc="0" locked="0" layoutInCell="1" allowOverlap="1" wp14:anchorId="68B43734" wp14:editId="7687D7EB">
                <wp:simplePos x="0" y="0"/>
                <wp:positionH relativeFrom="column">
                  <wp:posOffset>717445</wp:posOffset>
                </wp:positionH>
                <wp:positionV relativeFrom="paragraph">
                  <wp:posOffset>262890</wp:posOffset>
                </wp:positionV>
                <wp:extent cx="1799590" cy="514350"/>
                <wp:effectExtent l="0" t="0" r="10160" b="19050"/>
                <wp:wrapTopAndBottom/>
                <wp:docPr id="6976653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14350"/>
                        </a:xfrm>
                        <a:prstGeom prst="rect">
                          <a:avLst/>
                        </a:prstGeom>
                        <a:solidFill>
                          <a:srgbClr val="FFFFFF"/>
                        </a:solidFill>
                        <a:ln w="9525">
                          <a:solidFill>
                            <a:srgbClr val="000000"/>
                          </a:solidFill>
                          <a:miter lim="800000"/>
                          <a:headEnd/>
                          <a:tailEnd/>
                        </a:ln>
                      </wps:spPr>
                      <wps:txbx>
                        <w:txbxContent>
                          <w:p w14:paraId="71A0C4E1" w14:textId="67322412" w:rsidR="001D593A" w:rsidRPr="00EB381C" w:rsidRDefault="001D593A" w:rsidP="001D593A">
                            <w:pPr>
                              <w:jc w:val="center"/>
                              <w:rPr>
                                <w:sz w:val="20"/>
                                <w:szCs w:val="20"/>
                              </w:rPr>
                            </w:pPr>
                            <w:r w:rsidRPr="00EB381C">
                              <w:rPr>
                                <w:sz w:val="20"/>
                                <w:szCs w:val="20"/>
                              </w:rPr>
                              <w:t xml:space="preserve">Figura </w:t>
                            </w:r>
                            <w:r w:rsidR="007533EC" w:rsidRPr="00EB381C">
                              <w:rPr>
                                <w:sz w:val="20"/>
                                <w:szCs w:val="20"/>
                              </w:rPr>
                              <w:t>4</w:t>
                            </w:r>
                            <w:r w:rsidR="00B95360">
                              <w:rPr>
                                <w:sz w:val="20"/>
                                <w:szCs w:val="20"/>
                              </w:rPr>
                              <w:t>3</w:t>
                            </w:r>
                            <w:r w:rsidRPr="00EB381C">
                              <w:rPr>
                                <w:sz w:val="20"/>
                                <w:szCs w:val="20"/>
                              </w:rPr>
                              <w:t xml:space="preserve"> – Tela: </w:t>
                            </w:r>
                            <w:r w:rsidR="005B32B1">
                              <w:rPr>
                                <w:sz w:val="20"/>
                                <w:szCs w:val="20"/>
                              </w:rPr>
                              <w:t>Descrição das competências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43734" id="_x0000_s1067" type="#_x0000_t202" style="position:absolute;left:0;text-align:left;margin-left:56.5pt;margin-top:20.7pt;width:141.7pt;height:40.5pt;z-index:25199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">
                <v:textbox>
                  <w:txbxContent>
                    <w:p w14:paraId="71A0C4E1" w14:textId="67322412" w:rsidR="001D593A" w:rsidRPr="00EB381C" w:rsidRDefault="001D593A" w:rsidP="001D593A">
                      <w:pPr>
                        <w:jc w:val="center"/>
                        <w:rPr>
                          <w:sz w:val="20"/>
                          <w:szCs w:val="20"/>
                        </w:rPr>
                      </w:pPr>
                      <w:r w:rsidRPr="00EB381C">
                        <w:rPr>
                          <w:sz w:val="20"/>
                          <w:szCs w:val="20"/>
                        </w:rPr>
                        <w:t xml:space="preserve">Figura </w:t>
                      </w:r>
                      <w:r w:rsidR="007533EC" w:rsidRPr="00EB381C">
                        <w:rPr>
                          <w:sz w:val="20"/>
                          <w:szCs w:val="20"/>
                        </w:rPr>
                        <w:t>4</w:t>
                      </w:r>
                      <w:r w:rsidR="00B95360">
                        <w:rPr>
                          <w:sz w:val="20"/>
                          <w:szCs w:val="20"/>
                        </w:rPr>
                        <w:t>3</w:t>
                      </w:r>
                      <w:r w:rsidRPr="00EB381C">
                        <w:rPr>
                          <w:sz w:val="20"/>
                          <w:szCs w:val="20"/>
                        </w:rPr>
                        <w:t xml:space="preserve"> – Tela: </w:t>
                      </w:r>
                      <w:r w:rsidR="005B32B1">
                        <w:rPr>
                          <w:sz w:val="20"/>
                          <w:szCs w:val="20"/>
                        </w:rPr>
                        <w:t>Descrição das competências</w:t>
                      </w:r>
                    </w:p>
                  </w:txbxContent>
                </v:textbox>
                <w10:wrap type="topAndBottom"/>
              </v:shape>
            </w:pict>
          </mc:Fallback>
        </mc:AlternateContent>
      </w:r>
      <w:r>
        <w:rPr>
          <w:noProof/>
        </w:rPr>
        <w:drawing>
          <wp:anchor distT="0" distB="0" distL="114300" distR="114300" simplePos="0" relativeHeight="251605966" behindDoc="0" locked="0" layoutInCell="1" allowOverlap="1" wp14:anchorId="5B34E5A7" wp14:editId="72734204">
            <wp:simplePos x="0" y="0"/>
            <wp:positionH relativeFrom="column">
              <wp:posOffset>3229610</wp:posOffset>
            </wp:positionH>
            <wp:positionV relativeFrom="paragraph">
              <wp:posOffset>763905</wp:posOffset>
            </wp:positionV>
            <wp:extent cx="1821180" cy="2764790"/>
            <wp:effectExtent l="0" t="0" r="7620" b="0"/>
            <wp:wrapTopAndBottom/>
            <wp:docPr id="7" name="Imagem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7">
                      <a:extLst>
                        <a:ext uri="{28A0092B-C50C-407E-A947-70E740481C1C}">
                          <a14:useLocalDpi xmlns:a14="http://schemas.microsoft.com/office/drawing/2010/main" val="0"/>
                        </a:ext>
                      </a:extLst>
                    </a:blip>
                    <a:srcRect t="5209" b="5539"/>
                    <a:stretch/>
                  </pic:blipFill>
                  <pic:spPr bwMode="auto">
                    <a:xfrm>
                      <a:off x="0" y="0"/>
                      <a:ext cx="1821180" cy="2764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97184" behindDoc="0" locked="0" layoutInCell="1" allowOverlap="1" wp14:anchorId="3F51AF2C" wp14:editId="4AB881F9">
                <wp:simplePos x="0" y="0"/>
                <wp:positionH relativeFrom="column">
                  <wp:posOffset>3237335</wp:posOffset>
                </wp:positionH>
                <wp:positionV relativeFrom="paragraph">
                  <wp:posOffset>262890</wp:posOffset>
                </wp:positionV>
                <wp:extent cx="1799590" cy="514350"/>
                <wp:effectExtent l="0" t="0" r="10160" b="19050"/>
                <wp:wrapTopAndBottom/>
                <wp:docPr id="6976653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14350"/>
                        </a:xfrm>
                        <a:prstGeom prst="rect">
                          <a:avLst/>
                        </a:prstGeom>
                        <a:solidFill>
                          <a:srgbClr val="FFFFFF"/>
                        </a:solidFill>
                        <a:ln w="9525">
                          <a:solidFill>
                            <a:srgbClr val="000000"/>
                          </a:solidFill>
                          <a:miter lim="800000"/>
                          <a:headEnd/>
                          <a:tailEnd/>
                        </a:ln>
                      </wps:spPr>
                      <wps:txbx>
                        <w:txbxContent>
                          <w:p w14:paraId="6323DB4B" w14:textId="5B8088BD" w:rsidR="001D593A" w:rsidRPr="00883EC0" w:rsidRDefault="001D593A" w:rsidP="001D593A">
                            <w:pPr>
                              <w:jc w:val="center"/>
                              <w:rPr>
                                <w:sz w:val="20"/>
                                <w:szCs w:val="20"/>
                              </w:rPr>
                            </w:pPr>
                            <w:r w:rsidRPr="00883EC0">
                              <w:rPr>
                                <w:sz w:val="20"/>
                                <w:szCs w:val="20"/>
                              </w:rPr>
                              <w:t xml:space="preserve">Figura </w:t>
                            </w:r>
                            <w:r w:rsidR="007533EC" w:rsidRPr="00883EC0">
                              <w:rPr>
                                <w:sz w:val="20"/>
                                <w:szCs w:val="20"/>
                              </w:rPr>
                              <w:t>4</w:t>
                            </w:r>
                            <w:r w:rsidR="005B32B1">
                              <w:rPr>
                                <w:sz w:val="20"/>
                                <w:szCs w:val="20"/>
                              </w:rPr>
                              <w:t>4</w:t>
                            </w:r>
                            <w:r w:rsidRPr="00883EC0">
                              <w:rPr>
                                <w:sz w:val="20"/>
                                <w:szCs w:val="20"/>
                              </w:rPr>
                              <w:t xml:space="preserve"> – Tela: </w:t>
                            </w:r>
                            <w:r w:rsidR="005B32B1">
                              <w:rPr>
                                <w:sz w:val="20"/>
                                <w:szCs w:val="20"/>
                              </w:rPr>
                              <w:t>Desempenho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1AF2C" id="_x0000_s1068" type="#_x0000_t202" style="position:absolute;left:0;text-align:left;margin-left:254.9pt;margin-top:20.7pt;width:141.7pt;height:40.5pt;z-index:25199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">
                <v:textbox>
                  <w:txbxContent>
                    <w:p w14:paraId="6323DB4B" w14:textId="5B8088BD" w:rsidR="001D593A" w:rsidRPr="00883EC0" w:rsidRDefault="001D593A" w:rsidP="001D593A">
                      <w:pPr>
                        <w:jc w:val="center"/>
                        <w:rPr>
                          <w:sz w:val="20"/>
                          <w:szCs w:val="20"/>
                        </w:rPr>
                      </w:pPr>
                      <w:r w:rsidRPr="00883EC0">
                        <w:rPr>
                          <w:sz w:val="20"/>
                          <w:szCs w:val="20"/>
                        </w:rPr>
                        <w:t xml:space="preserve">Figura </w:t>
                      </w:r>
                      <w:r w:rsidR="007533EC" w:rsidRPr="00883EC0">
                        <w:rPr>
                          <w:sz w:val="20"/>
                          <w:szCs w:val="20"/>
                        </w:rPr>
                        <w:t>4</w:t>
                      </w:r>
                      <w:r w:rsidR="005B32B1">
                        <w:rPr>
                          <w:sz w:val="20"/>
                          <w:szCs w:val="20"/>
                        </w:rPr>
                        <w:t>4</w:t>
                      </w:r>
                      <w:r w:rsidRPr="00883EC0">
                        <w:rPr>
                          <w:sz w:val="20"/>
                          <w:szCs w:val="20"/>
                        </w:rPr>
                        <w:t xml:space="preserve"> – Tela: </w:t>
                      </w:r>
                      <w:r w:rsidR="005B32B1">
                        <w:rPr>
                          <w:sz w:val="20"/>
                          <w:szCs w:val="20"/>
                        </w:rPr>
                        <w:t>Desempenho</w:t>
                      </w:r>
                    </w:p>
                  </w:txbxContent>
                </v:textbox>
                <w10:wrap type="topAndBottom"/>
              </v:shape>
            </w:pict>
          </mc:Fallback>
        </mc:AlternateContent>
      </w:r>
    </w:p>
    <w:p w14:paraId="571AF125" w14:textId="6D177C25" w:rsidR="004173BF" w:rsidRDefault="004173BF" w:rsidP="001D593A">
      <w:pPr>
        <w:spacing w:after="0"/>
        <w:contextualSpacing/>
        <w:jc w:val="center"/>
        <w:rPr>
          <w:b/>
          <w:bCs/>
        </w:rPr>
      </w:pPr>
    </w:p>
    <w:p w14:paraId="5BE4044A" w14:textId="1040FE26" w:rsidR="001D593A" w:rsidRDefault="001D593A" w:rsidP="001D593A">
      <w:pPr>
        <w:spacing w:after="0"/>
        <w:contextualSpacing/>
        <w:jc w:val="center"/>
      </w:pPr>
      <w:r>
        <w:rPr>
          <w:b/>
          <w:bCs/>
        </w:rPr>
        <w:t xml:space="preserve">Fonte: </w:t>
      </w:r>
      <w:r w:rsidRPr="001E2AF2">
        <w:t>Elaboração Própria</w:t>
      </w:r>
      <w:r w:rsidR="006B5AF4">
        <w:t xml:space="preserve"> Drawio</w:t>
      </w:r>
      <w:r>
        <w:br w:type="page"/>
      </w:r>
    </w:p>
    <w:p w14:paraId="0697E793" w14:textId="592470DF" w:rsidR="00DB03F8" w:rsidRDefault="00954AED" w:rsidP="00643587">
      <w:pPr>
        <w:spacing w:after="0"/>
        <w:contextualSpacing/>
        <w:jc w:val="left"/>
        <w:rPr>
          <w:noProof/>
        </w:rPr>
      </w:pPr>
      <w:r>
        <w:rPr>
          <w:noProof/>
        </w:rPr>
        <w:drawing>
          <wp:anchor distT="0" distB="0" distL="114300" distR="114300" simplePos="0" relativeHeight="251574191" behindDoc="0" locked="0" layoutInCell="1" allowOverlap="1" wp14:anchorId="75D879CB" wp14:editId="4F150D36">
            <wp:simplePos x="0" y="0"/>
            <wp:positionH relativeFrom="margin">
              <wp:posOffset>1974215</wp:posOffset>
            </wp:positionH>
            <wp:positionV relativeFrom="paragraph">
              <wp:posOffset>916940</wp:posOffset>
            </wp:positionV>
            <wp:extent cx="1788795" cy="3441065"/>
            <wp:effectExtent l="19050" t="19050" r="20955" b="26035"/>
            <wp:wrapTopAndBottom/>
            <wp:docPr id="244" name="Imagem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68">
                      <a:extLst>
                        <a:ext uri="{28A0092B-C50C-407E-A947-70E740481C1C}">
                          <a14:useLocalDpi xmlns:a14="http://schemas.microsoft.com/office/drawing/2010/main" val="0"/>
                        </a:ext>
                      </a:extLst>
                    </a:blip>
                    <a:srcRect l="8568" t="4420" r="8442" b="4558"/>
                    <a:stretch/>
                  </pic:blipFill>
                  <pic:spPr bwMode="auto">
                    <a:xfrm>
                      <a:off x="0" y="0"/>
                      <a:ext cx="1788795" cy="34410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7BAE">
        <w:rPr>
          <w:noProof/>
        </w:rPr>
        <w:drawing>
          <wp:anchor distT="0" distB="0" distL="114300" distR="114300" simplePos="0" relativeHeight="251568041" behindDoc="0" locked="0" layoutInCell="1" allowOverlap="1" wp14:anchorId="3C146B3C" wp14:editId="660B003D">
            <wp:simplePos x="0" y="0"/>
            <wp:positionH relativeFrom="column">
              <wp:posOffset>3861435</wp:posOffset>
            </wp:positionH>
            <wp:positionV relativeFrom="paragraph">
              <wp:posOffset>922655</wp:posOffset>
            </wp:positionV>
            <wp:extent cx="1788795" cy="3441065"/>
            <wp:effectExtent l="19050" t="19050" r="20955" b="26035"/>
            <wp:wrapTopAndBottom/>
            <wp:docPr id="15" name="Imagem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a:extLst>
                        <a:ext uri="{28A0092B-C50C-407E-A947-70E740481C1C}">
                          <a14:useLocalDpi xmlns:a14="http://schemas.microsoft.com/office/drawing/2010/main" val="0"/>
                        </a:ext>
                      </a:extLst>
                    </a:blip>
                    <a:srcRect l="9070" t="4586" r="9434" b="5000"/>
                    <a:stretch/>
                  </pic:blipFill>
                  <pic:spPr bwMode="auto">
                    <a:xfrm>
                      <a:off x="0" y="0"/>
                      <a:ext cx="1788795" cy="34410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7BAE" w:rsidRPr="00394879">
        <w:rPr>
          <w:noProof/>
        </w:rPr>
        <w:drawing>
          <wp:anchor distT="0" distB="0" distL="114300" distR="114300" simplePos="0" relativeHeight="251575216" behindDoc="1" locked="0" layoutInCell="1" allowOverlap="1" wp14:anchorId="5D203D81" wp14:editId="04124A94">
            <wp:simplePos x="0" y="0"/>
            <wp:positionH relativeFrom="page">
              <wp:posOffset>1172845</wp:posOffset>
            </wp:positionH>
            <wp:positionV relativeFrom="paragraph">
              <wp:posOffset>918383</wp:posOffset>
            </wp:positionV>
            <wp:extent cx="1789200" cy="3441600"/>
            <wp:effectExtent l="19050" t="19050" r="20955" b="26035"/>
            <wp:wrapTopAndBottom/>
            <wp:docPr id="5"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0">
                      <a:extLst>
                        <a:ext uri="{28A0092B-C50C-407E-A947-70E740481C1C}">
                          <a14:useLocalDpi xmlns:a14="http://schemas.microsoft.com/office/drawing/2010/main" val="0"/>
                        </a:ext>
                      </a:extLst>
                    </a:blip>
                    <a:srcRect l="8867" t="4149" r="8854" b="4549"/>
                    <a:stretch/>
                  </pic:blipFill>
                  <pic:spPr bwMode="auto">
                    <a:xfrm>
                      <a:off x="0" y="0"/>
                      <a:ext cx="1789200" cy="34416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7BAE" w:rsidRPr="0097042C">
        <w:rPr>
          <w:b/>
          <w:bCs/>
          <w:noProof/>
        </w:rPr>
        <mc:AlternateContent>
          <mc:Choice Requires="wps">
            <w:drawing>
              <wp:anchor distT="45720" distB="45720" distL="114300" distR="114300" simplePos="0" relativeHeight="251788288" behindDoc="0" locked="0" layoutInCell="1" allowOverlap="1" wp14:anchorId="79275D1E" wp14:editId="34EC05E8">
                <wp:simplePos x="0" y="0"/>
                <wp:positionH relativeFrom="column">
                  <wp:posOffset>3851737</wp:posOffset>
                </wp:positionH>
                <wp:positionV relativeFrom="paragraph">
                  <wp:posOffset>417195</wp:posOffset>
                </wp:positionV>
                <wp:extent cx="1799590" cy="507365"/>
                <wp:effectExtent l="0" t="0" r="10160" b="26035"/>
                <wp:wrapSquare wrapText="bothSides"/>
                <wp:docPr id="7932614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7365"/>
                        </a:xfrm>
                        <a:prstGeom prst="rect">
                          <a:avLst/>
                        </a:prstGeom>
                        <a:solidFill>
                          <a:srgbClr val="FFFFFF"/>
                        </a:solidFill>
                        <a:ln w="9525">
                          <a:solidFill>
                            <a:schemeClr val="tx1"/>
                          </a:solidFill>
                          <a:miter lim="800000"/>
                          <a:headEnd/>
                          <a:tailEnd/>
                        </a:ln>
                      </wps:spPr>
                      <wps:txbx>
                        <w:txbxContent>
                          <w:p w14:paraId="41F97634" w14:textId="7A5C9C32" w:rsidR="004146A1" w:rsidRPr="00643E38" w:rsidRDefault="00643E38" w:rsidP="001C7BAE">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data nascimento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75D1E" id="_x0000_s1069" type="#_x0000_t202" style="position:absolute;margin-left:303.3pt;margin-top:32.85pt;width:141.7pt;height:39.9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" strokecolor="black [3213]">
                <v:textbox>
                  <w:txbxContent>
                    <w:p w14:paraId="41F97634" w14:textId="7A5C9C32" w:rsidR="004146A1" w:rsidRPr="00643E38" w:rsidRDefault="00643E38" w:rsidP="001C7BAE">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data nascimento</w:t>
                      </w:r>
                    </w:p>
                  </w:txbxContent>
                </v:textbox>
                <w10:wrap type="square"/>
              </v:shape>
            </w:pict>
          </mc:Fallback>
        </mc:AlternateContent>
      </w:r>
      <w:r w:rsidR="001C7BAE" w:rsidRPr="0097042C">
        <w:rPr>
          <w:b/>
          <w:bCs/>
          <w:noProof/>
        </w:rPr>
        <mc:AlternateContent>
          <mc:Choice Requires="wps">
            <w:drawing>
              <wp:anchor distT="45720" distB="45720" distL="114300" distR="114300" simplePos="0" relativeHeight="252061696" behindDoc="0" locked="0" layoutInCell="1" allowOverlap="1" wp14:anchorId="59A131E7" wp14:editId="24AE0F13">
                <wp:simplePos x="0" y="0"/>
                <wp:positionH relativeFrom="column">
                  <wp:posOffset>81915</wp:posOffset>
                </wp:positionH>
                <wp:positionV relativeFrom="paragraph">
                  <wp:posOffset>412750</wp:posOffset>
                </wp:positionV>
                <wp:extent cx="1800000" cy="508635"/>
                <wp:effectExtent l="0" t="0" r="10160" b="24765"/>
                <wp:wrapSquare wrapText="bothSides"/>
                <wp:docPr id="7932614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508635"/>
                        </a:xfrm>
                        <a:prstGeom prst="rect">
                          <a:avLst/>
                        </a:prstGeom>
                        <a:solidFill>
                          <a:srgbClr val="FFFFFF"/>
                        </a:solidFill>
                        <a:ln w="9525">
                          <a:solidFill>
                            <a:srgbClr val="000000"/>
                          </a:solidFill>
                          <a:miter lim="800000"/>
                          <a:headEnd/>
                          <a:tailEnd/>
                        </a:ln>
                      </wps:spPr>
                      <wps:txbx>
                        <w:txbxContent>
                          <w:p w14:paraId="0203AF7E" w14:textId="04AF9927" w:rsidR="00DB03F8" w:rsidRPr="007C4F2F" w:rsidRDefault="00DB03F8" w:rsidP="00DB03F8">
                            <w:pPr>
                              <w:jc w:val="center"/>
                              <w:rPr>
                                <w:sz w:val="20"/>
                                <w:szCs w:val="20"/>
                              </w:rPr>
                            </w:pPr>
                            <w:r w:rsidRPr="007C4F2F">
                              <w:rPr>
                                <w:sz w:val="20"/>
                                <w:szCs w:val="20"/>
                              </w:rPr>
                              <w:t xml:space="preserve">Figura </w:t>
                            </w:r>
                            <w:r w:rsidR="007533EC" w:rsidRPr="007C4F2F">
                              <w:rPr>
                                <w:sz w:val="20"/>
                                <w:szCs w:val="20"/>
                              </w:rPr>
                              <w:t>44</w:t>
                            </w:r>
                            <w:r w:rsidRPr="007C4F2F">
                              <w:rPr>
                                <w:sz w:val="20"/>
                                <w:szCs w:val="20"/>
                              </w:rPr>
                              <w:t xml:space="preserve"> – </w:t>
                            </w:r>
                            <w:r w:rsidRPr="007C4F2F">
                              <w:rPr>
                                <w:color w:val="0D0D0D" w:themeColor="text1" w:themeTint="F2"/>
                                <w:sz w:val="20"/>
                                <w:szCs w:val="20"/>
                              </w:rPr>
                              <w:t>Tela</w:t>
                            </w:r>
                            <w:r w:rsidR="00EB381C" w:rsidRPr="007C4F2F">
                              <w:rPr>
                                <w:color w:val="0D0D0D" w:themeColor="text1" w:themeTint="F2"/>
                                <w:sz w:val="20"/>
                                <w:szCs w:val="20"/>
                              </w:rPr>
                              <w:t xml:space="preserve">: </w:t>
                            </w:r>
                            <w:r w:rsidR="004146A1" w:rsidRPr="007C4F2F">
                              <w:rPr>
                                <w:color w:val="0D0D0D" w:themeColor="text1" w:themeTint="F2"/>
                                <w:sz w:val="20"/>
                                <w:szCs w:val="20"/>
                              </w:rPr>
                              <w:t xml:space="preserve">Inicial </w:t>
                            </w:r>
                            <w:r w:rsidR="007C4F2F" w:rsidRPr="007C4F2F">
                              <w:rPr>
                                <w:color w:val="0D0D0D" w:themeColor="text1" w:themeTint="F2"/>
                                <w:sz w:val="20"/>
                                <w:szCs w:val="20"/>
                              </w:rPr>
                              <w:t>a</w:t>
                            </w:r>
                            <w:r w:rsidR="004146A1" w:rsidRPr="007C4F2F">
                              <w:rPr>
                                <w:color w:val="0D0D0D" w:themeColor="text1" w:themeTint="F2"/>
                                <w:sz w:val="20"/>
                                <w:szCs w:val="20"/>
                              </w:rPr>
                              <w:t>plicativo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131E7" id="_x0000_s1070" type="#_x0000_t202" style="position:absolute;margin-left:6.45pt;margin-top:32.5pt;width:141.75pt;height:40.05pt;z-index:25206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">
                <v:textbox>
                  <w:txbxContent>
                    <w:p w14:paraId="0203AF7E" w14:textId="04AF9927" w:rsidR="00DB03F8" w:rsidRPr="007C4F2F" w:rsidRDefault="00DB03F8" w:rsidP="00DB03F8">
                      <w:pPr>
                        <w:jc w:val="center"/>
                        <w:rPr>
                          <w:sz w:val="20"/>
                          <w:szCs w:val="20"/>
                        </w:rPr>
                      </w:pPr>
                      <w:r w:rsidRPr="007C4F2F">
                        <w:rPr>
                          <w:sz w:val="20"/>
                          <w:szCs w:val="20"/>
                        </w:rPr>
                        <w:t xml:space="preserve">Figura </w:t>
                      </w:r>
                      <w:r w:rsidR="007533EC" w:rsidRPr="007C4F2F">
                        <w:rPr>
                          <w:sz w:val="20"/>
                          <w:szCs w:val="20"/>
                        </w:rPr>
                        <w:t>44</w:t>
                      </w:r>
                      <w:r w:rsidRPr="007C4F2F">
                        <w:rPr>
                          <w:sz w:val="20"/>
                          <w:szCs w:val="20"/>
                        </w:rPr>
                        <w:t xml:space="preserve"> – </w:t>
                      </w:r>
                      <w:r w:rsidRPr="007C4F2F">
                        <w:rPr>
                          <w:color w:val="0D0D0D" w:themeColor="text1" w:themeTint="F2"/>
                          <w:sz w:val="20"/>
                          <w:szCs w:val="20"/>
                        </w:rPr>
                        <w:t>Tela</w:t>
                      </w:r>
                      <w:r w:rsidR="00EB381C" w:rsidRPr="007C4F2F">
                        <w:rPr>
                          <w:color w:val="0D0D0D" w:themeColor="text1" w:themeTint="F2"/>
                          <w:sz w:val="20"/>
                          <w:szCs w:val="20"/>
                        </w:rPr>
                        <w:t xml:space="preserve">: </w:t>
                      </w:r>
                      <w:r w:rsidR="004146A1" w:rsidRPr="007C4F2F">
                        <w:rPr>
                          <w:color w:val="0D0D0D" w:themeColor="text1" w:themeTint="F2"/>
                          <w:sz w:val="20"/>
                          <w:szCs w:val="20"/>
                        </w:rPr>
                        <w:t xml:space="preserve">Inicial </w:t>
                      </w:r>
                      <w:r w:rsidR="007C4F2F" w:rsidRPr="007C4F2F">
                        <w:rPr>
                          <w:color w:val="0D0D0D" w:themeColor="text1" w:themeTint="F2"/>
                          <w:sz w:val="20"/>
                          <w:szCs w:val="20"/>
                        </w:rPr>
                        <w:t>a</w:t>
                      </w:r>
                      <w:r w:rsidR="004146A1" w:rsidRPr="007C4F2F">
                        <w:rPr>
                          <w:color w:val="0D0D0D" w:themeColor="text1" w:themeTint="F2"/>
                          <w:sz w:val="20"/>
                          <w:szCs w:val="20"/>
                        </w:rPr>
                        <w:t>plicativo</w:t>
                      </w:r>
                    </w:p>
                  </w:txbxContent>
                </v:textbox>
                <w10:wrap type="square"/>
              </v:shape>
            </w:pict>
          </mc:Fallback>
        </mc:AlternateContent>
      </w:r>
      <w:r w:rsidR="001C7BAE" w:rsidRPr="0097042C">
        <w:rPr>
          <w:b/>
          <w:bCs/>
          <w:noProof/>
        </w:rPr>
        <mc:AlternateContent>
          <mc:Choice Requires="wps">
            <w:drawing>
              <wp:anchor distT="45720" distB="45720" distL="114300" distR="114300" simplePos="0" relativeHeight="252067840" behindDoc="0" locked="0" layoutInCell="1" allowOverlap="1" wp14:anchorId="44F6AF47" wp14:editId="591555C5">
                <wp:simplePos x="0" y="0"/>
                <wp:positionH relativeFrom="column">
                  <wp:posOffset>1965960</wp:posOffset>
                </wp:positionH>
                <wp:positionV relativeFrom="paragraph">
                  <wp:posOffset>409113</wp:posOffset>
                </wp:positionV>
                <wp:extent cx="1799590" cy="508635"/>
                <wp:effectExtent l="0" t="0" r="10160" b="24765"/>
                <wp:wrapSquare wrapText="bothSides"/>
                <wp:docPr id="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solidFill>
                          <a:srgbClr val="FFFFFF"/>
                        </a:solidFill>
                        <a:ln w="9525">
                          <a:solidFill>
                            <a:srgbClr val="000000"/>
                          </a:solidFill>
                          <a:miter lim="800000"/>
                          <a:headEnd/>
                          <a:tailEnd/>
                        </a:ln>
                      </wps:spPr>
                      <wps:txbx>
                        <w:txbxContent>
                          <w:p w14:paraId="37FE3CCC" w14:textId="2C2F4278" w:rsidR="00643E38" w:rsidRDefault="00643E38" w:rsidP="00643E38">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563AD8">
                              <w:rPr>
                                <w:color w:val="0D0D0D" w:themeColor="text1" w:themeTint="F2"/>
                                <w:sz w:val="20"/>
                                <w:szCs w:val="20"/>
                              </w:rPr>
                              <w:t>Cadastro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6AF47" id="_x0000_s1071" type="#_x0000_t202" style="position:absolute;margin-left:154.8pt;margin-top:32.2pt;width:141.7pt;height:40.05pt;z-index:25206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">
                <v:textbox>
                  <w:txbxContent>
                    <w:p w14:paraId="37FE3CCC" w14:textId="2C2F4278" w:rsidR="00643E38" w:rsidRDefault="00643E38" w:rsidP="00643E38">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563AD8">
                        <w:rPr>
                          <w:color w:val="0D0D0D" w:themeColor="text1" w:themeTint="F2"/>
                          <w:sz w:val="20"/>
                          <w:szCs w:val="20"/>
                        </w:rPr>
                        <w:t>Cadastro</w:t>
                      </w:r>
                    </w:p>
                  </w:txbxContent>
                </v:textbox>
                <w10:wrap type="square"/>
              </v:shape>
            </w:pict>
          </mc:Fallback>
        </mc:AlternateContent>
      </w:r>
      <w:r w:rsidR="00563AD8">
        <w:rPr>
          <w:noProof/>
        </w:rPr>
        <w:t xml:space="preserve"> </w:t>
      </w:r>
      <w:r w:rsidR="00EB381C">
        <w:rPr>
          <w:noProof/>
        </w:rPr>
        <w:t xml:space="preserve"> </w:t>
      </w:r>
      <w:r w:rsidR="00153529">
        <w:rPr>
          <w:b/>
          <w:bCs/>
        </w:rPr>
        <w:t>A</w:t>
      </w:r>
      <w:r w:rsidR="00EE727E">
        <w:rPr>
          <w:b/>
          <w:bCs/>
        </w:rPr>
        <w:t xml:space="preserve">ndroid - </w:t>
      </w:r>
      <w:r w:rsidR="00216A11" w:rsidRPr="00216A11">
        <w:rPr>
          <w:b/>
          <w:bCs/>
        </w:rPr>
        <w:t xml:space="preserve">Prototipagem - De </w:t>
      </w:r>
      <w:r w:rsidR="007C4F2F">
        <w:rPr>
          <w:b/>
          <w:bCs/>
        </w:rPr>
        <w:t>A</w:t>
      </w:r>
      <w:r w:rsidR="00216A11" w:rsidRPr="00216A11">
        <w:rPr>
          <w:b/>
          <w:bCs/>
        </w:rPr>
        <w:t xml:space="preserve">lta </w:t>
      </w:r>
      <w:r w:rsidR="007C4F2F">
        <w:rPr>
          <w:b/>
          <w:bCs/>
        </w:rPr>
        <w:t>D</w:t>
      </w:r>
      <w:r w:rsidR="00216A11" w:rsidRPr="00216A11">
        <w:rPr>
          <w:b/>
          <w:bCs/>
        </w:rPr>
        <w:t>efinição</w:t>
      </w:r>
      <w:r w:rsidR="00563AD8" w:rsidRPr="00563AD8">
        <w:t xml:space="preserve"> </w:t>
      </w:r>
    </w:p>
    <w:p w14:paraId="07D6A24F" w14:textId="4F5978B8" w:rsidR="00643E38" w:rsidRDefault="00954AED" w:rsidP="00643E38">
      <w:pPr>
        <w:tabs>
          <w:tab w:val="left" w:pos="6663"/>
        </w:tabs>
        <w:spacing w:after="0"/>
        <w:contextualSpacing/>
        <w:jc w:val="center"/>
      </w:pPr>
      <w:r>
        <w:rPr>
          <w:noProof/>
        </w:rPr>
        <w:drawing>
          <wp:anchor distT="0" distB="0" distL="114300" distR="114300" simplePos="0" relativeHeight="251573166" behindDoc="0" locked="0" layoutInCell="1" allowOverlap="1" wp14:anchorId="67DE149E" wp14:editId="5CCC52B3">
            <wp:simplePos x="0" y="0"/>
            <wp:positionH relativeFrom="column">
              <wp:posOffset>95250</wp:posOffset>
            </wp:positionH>
            <wp:positionV relativeFrom="paragraph">
              <wp:posOffset>4832350</wp:posOffset>
            </wp:positionV>
            <wp:extent cx="1788795" cy="3439795"/>
            <wp:effectExtent l="19050" t="19050" r="20955" b="27305"/>
            <wp:wrapNone/>
            <wp:docPr id="246" name="Imagem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71">
                      <a:extLst>
                        <a:ext uri="{28A0092B-C50C-407E-A947-70E740481C1C}">
                          <a14:useLocalDpi xmlns:a14="http://schemas.microsoft.com/office/drawing/2010/main" val="0"/>
                        </a:ext>
                      </a:extLst>
                    </a:blip>
                    <a:srcRect l="8964" t="4303" r="8761" b="4235"/>
                    <a:stretch/>
                  </pic:blipFill>
                  <pic:spPr bwMode="auto">
                    <a:xfrm>
                      <a:off x="0" y="0"/>
                      <a:ext cx="1788795" cy="34397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2141" behindDoc="0" locked="0" layoutInCell="1" allowOverlap="1" wp14:anchorId="34192EAD" wp14:editId="5DAB67A0">
            <wp:simplePos x="0" y="0"/>
            <wp:positionH relativeFrom="column">
              <wp:posOffset>1981200</wp:posOffset>
            </wp:positionH>
            <wp:positionV relativeFrom="paragraph">
              <wp:posOffset>4831080</wp:posOffset>
            </wp:positionV>
            <wp:extent cx="1788795" cy="3441065"/>
            <wp:effectExtent l="19050" t="19050" r="20955" b="26035"/>
            <wp:wrapTopAndBottom/>
            <wp:docPr id="793261440" name="Imagem 793261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72">
                      <a:extLst>
                        <a:ext uri="{28A0092B-C50C-407E-A947-70E740481C1C}">
                          <a14:useLocalDpi xmlns:a14="http://schemas.microsoft.com/office/drawing/2010/main" val="0"/>
                        </a:ext>
                      </a:extLst>
                    </a:blip>
                    <a:srcRect l="8275" t="4400" r="8459" b="4591"/>
                    <a:stretch/>
                  </pic:blipFill>
                  <pic:spPr bwMode="auto">
                    <a:xfrm>
                      <a:off x="0" y="0"/>
                      <a:ext cx="1788795" cy="34410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7BAE">
        <w:rPr>
          <w:noProof/>
        </w:rPr>
        <w:drawing>
          <wp:anchor distT="0" distB="0" distL="114300" distR="114300" simplePos="0" relativeHeight="251569066" behindDoc="0" locked="0" layoutInCell="1" allowOverlap="1" wp14:anchorId="03D3FCBF" wp14:editId="36790BF4">
            <wp:simplePos x="0" y="0"/>
            <wp:positionH relativeFrom="column">
              <wp:posOffset>3839210</wp:posOffset>
            </wp:positionH>
            <wp:positionV relativeFrom="paragraph">
              <wp:posOffset>4834890</wp:posOffset>
            </wp:positionV>
            <wp:extent cx="1788795" cy="3440430"/>
            <wp:effectExtent l="19050" t="19050" r="20955" b="26670"/>
            <wp:wrapTopAndBottom/>
            <wp:docPr id="793261441" name="Imagem 793261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73">
                      <a:extLst>
                        <a:ext uri="{28A0092B-C50C-407E-A947-70E740481C1C}">
                          <a14:useLocalDpi xmlns:a14="http://schemas.microsoft.com/office/drawing/2010/main" val="0"/>
                        </a:ext>
                      </a:extLst>
                    </a:blip>
                    <a:srcRect l="11385" t="4427" r="8783" b="4592"/>
                    <a:stretch/>
                  </pic:blipFill>
                  <pic:spPr bwMode="auto">
                    <a:xfrm>
                      <a:off x="0" y="0"/>
                      <a:ext cx="1788795" cy="344043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79BC" w:rsidRPr="0097042C">
        <w:rPr>
          <w:b/>
          <w:bCs/>
          <w:noProof/>
        </w:rPr>
        <mc:AlternateContent>
          <mc:Choice Requires="wps">
            <w:drawing>
              <wp:anchor distT="45720" distB="45720" distL="114300" distR="114300" simplePos="0" relativeHeight="252395520" behindDoc="0" locked="0" layoutInCell="1" allowOverlap="1" wp14:anchorId="283E8A24" wp14:editId="446DF57A">
                <wp:simplePos x="0" y="0"/>
                <wp:positionH relativeFrom="column">
                  <wp:posOffset>3832225</wp:posOffset>
                </wp:positionH>
                <wp:positionV relativeFrom="paragraph">
                  <wp:posOffset>4350054</wp:posOffset>
                </wp:positionV>
                <wp:extent cx="1799590" cy="477520"/>
                <wp:effectExtent l="0" t="0" r="10160" b="17780"/>
                <wp:wrapSquare wrapText="bothSides"/>
                <wp:docPr id="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7752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txbx>
                        <w:txbxContent>
                          <w:p w14:paraId="3475430F" w14:textId="76130D1D" w:rsidR="001C7BAE" w:rsidRDefault="001C7BAE" w:rsidP="001C7BAE">
                            <w:pPr>
                              <w:jc w:val="center"/>
                              <w:rPr>
                                <w:color w:val="0D0D0D" w:themeColor="text1" w:themeTint="F2"/>
                                <w:sz w:val="20"/>
                                <w:szCs w:val="20"/>
                              </w:rPr>
                            </w:pPr>
                            <w:r w:rsidRPr="00EB381C">
                              <w:rPr>
                                <w:sz w:val="20"/>
                                <w:szCs w:val="20"/>
                              </w:rPr>
                              <w:t xml:space="preserve">Figura </w:t>
                            </w:r>
                            <w:r>
                              <w:rPr>
                                <w:sz w:val="20"/>
                                <w:szCs w:val="20"/>
                              </w:rPr>
                              <w:t>49</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Esqueceu a </w:t>
                            </w:r>
                            <w:r w:rsidR="006216B3">
                              <w:rPr>
                                <w:color w:val="0D0D0D" w:themeColor="text1" w:themeTint="F2"/>
                                <w:sz w:val="20"/>
                                <w:szCs w:val="20"/>
                              </w:rPr>
                              <w:t>s</w:t>
                            </w:r>
                            <w:r>
                              <w:rPr>
                                <w:color w:val="0D0D0D" w:themeColor="text1" w:themeTint="F2"/>
                                <w:sz w:val="20"/>
                                <w:szCs w:val="20"/>
                              </w:rPr>
                              <w:t>enha -Email</w:t>
                            </w:r>
                          </w:p>
                          <w:p w14:paraId="119A6042" w14:textId="77777777" w:rsidR="001C7BAE" w:rsidRDefault="001C7BAE" w:rsidP="001C7BAE">
                            <w:pPr>
                              <w:jc w:val="center"/>
                            </w:pPr>
                          </w:p>
                          <w:p w14:paraId="246DCCB0" w14:textId="6D4FF1DD" w:rsidR="007C4F2F" w:rsidRDefault="007C4F2F" w:rsidP="00DB03F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E8A24" id="_x0000_s1072" type="#_x0000_t202" style="position:absolute;left:0;text-align:left;margin-left:301.75pt;margin-top:342.5pt;width:141.7pt;height:37.6pt;z-index:25239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" filled="f" strokecolor="black [3213]">
                <v:textbox>
                  <w:txbxContent>
                    <w:p w14:paraId="3475430F" w14:textId="76130D1D" w:rsidR="001C7BAE" w:rsidRDefault="001C7BAE" w:rsidP="001C7BAE">
                      <w:pPr>
                        <w:jc w:val="center"/>
                        <w:rPr>
                          <w:color w:val="0D0D0D" w:themeColor="text1" w:themeTint="F2"/>
                          <w:sz w:val="20"/>
                          <w:szCs w:val="20"/>
                        </w:rPr>
                      </w:pPr>
                      <w:r w:rsidRPr="00EB381C">
                        <w:rPr>
                          <w:sz w:val="20"/>
                          <w:szCs w:val="20"/>
                        </w:rPr>
                        <w:t xml:space="preserve">Figura </w:t>
                      </w:r>
                      <w:r>
                        <w:rPr>
                          <w:sz w:val="20"/>
                          <w:szCs w:val="20"/>
                        </w:rPr>
                        <w:t>49</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Esqueceu a </w:t>
                      </w:r>
                      <w:r w:rsidR="006216B3">
                        <w:rPr>
                          <w:color w:val="0D0D0D" w:themeColor="text1" w:themeTint="F2"/>
                          <w:sz w:val="20"/>
                          <w:szCs w:val="20"/>
                        </w:rPr>
                        <w:t>s</w:t>
                      </w:r>
                      <w:r>
                        <w:rPr>
                          <w:color w:val="0D0D0D" w:themeColor="text1" w:themeTint="F2"/>
                          <w:sz w:val="20"/>
                          <w:szCs w:val="20"/>
                        </w:rPr>
                        <w:t>enha -Email</w:t>
                      </w:r>
                    </w:p>
                    <w:p w14:paraId="119A6042" w14:textId="77777777" w:rsidR="001C7BAE" w:rsidRDefault="001C7BAE" w:rsidP="001C7BAE">
                      <w:pPr>
                        <w:jc w:val="center"/>
                      </w:pPr>
                    </w:p>
                    <w:p w14:paraId="246DCCB0" w14:textId="6D4FF1DD" w:rsidR="007C4F2F" w:rsidRDefault="007C4F2F" w:rsidP="00DB03F8">
                      <w:pPr>
                        <w:jc w:val="center"/>
                      </w:pPr>
                    </w:p>
                  </w:txbxContent>
                </v:textbox>
                <w10:wrap type="square"/>
              </v:shape>
            </w:pict>
          </mc:Fallback>
        </mc:AlternateContent>
      </w:r>
      <w:r w:rsidR="007C4F2F" w:rsidRPr="0097042C">
        <w:rPr>
          <w:b/>
          <w:bCs/>
          <w:noProof/>
        </w:rPr>
        <mc:AlternateContent>
          <mc:Choice Requires="wps">
            <w:drawing>
              <wp:anchor distT="45720" distB="45720" distL="114300" distR="114300" simplePos="0" relativeHeight="251790336" behindDoc="0" locked="0" layoutInCell="1" allowOverlap="1" wp14:anchorId="31B667B5" wp14:editId="38D7D52B">
                <wp:simplePos x="0" y="0"/>
                <wp:positionH relativeFrom="column">
                  <wp:posOffset>86360</wp:posOffset>
                </wp:positionH>
                <wp:positionV relativeFrom="paragraph">
                  <wp:posOffset>4351655</wp:posOffset>
                </wp:positionV>
                <wp:extent cx="1799590" cy="477520"/>
                <wp:effectExtent l="0" t="0" r="10160" b="17780"/>
                <wp:wrapSquare wrapText="bothSides"/>
                <wp:docPr id="7932614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77520"/>
                        </a:xfrm>
                        <a:prstGeom prst="rect">
                          <a:avLst/>
                        </a:prstGeom>
                        <a:solidFill>
                          <a:srgbClr val="FFFFFF"/>
                        </a:solidFill>
                        <a:ln w="9525">
                          <a:solidFill>
                            <a:srgbClr val="000000"/>
                          </a:solidFill>
                          <a:miter lim="800000"/>
                          <a:headEnd/>
                          <a:tailEnd/>
                        </a:ln>
                      </wps:spPr>
                      <wps:txbx>
                        <w:txbxContent>
                          <w:p w14:paraId="0C452EC3" w14:textId="760B8907" w:rsidR="00DB03F8" w:rsidRDefault="004146A1" w:rsidP="00DB03F8">
                            <w:pPr>
                              <w:jc w:val="center"/>
                            </w:pPr>
                            <w:r w:rsidRPr="00EB381C">
                              <w:rPr>
                                <w:sz w:val="20"/>
                                <w:szCs w:val="20"/>
                              </w:rPr>
                              <w:t xml:space="preserve">Figura </w:t>
                            </w:r>
                            <w:r>
                              <w:rPr>
                                <w:sz w:val="20"/>
                                <w:szCs w:val="20"/>
                              </w:rPr>
                              <w:t>4</w:t>
                            </w:r>
                            <w:r w:rsidR="00643E38">
                              <w:rPr>
                                <w:sz w:val="20"/>
                                <w:szCs w:val="20"/>
                              </w:rPr>
                              <w:t>7</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563AD8">
                              <w:rPr>
                                <w:color w:val="0D0D0D" w:themeColor="text1" w:themeTint="F2"/>
                                <w:sz w:val="20"/>
                                <w:szCs w:val="20"/>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667B5" id="_x0000_s1073" type="#_x0000_t202" style="position:absolute;left:0;text-align:left;margin-left:6.8pt;margin-top:342.65pt;width:141.7pt;height:37.6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">
                <v:textbox>
                  <w:txbxContent>
                    <w:p w14:paraId="0C452EC3" w14:textId="760B8907" w:rsidR="00DB03F8" w:rsidRDefault="004146A1" w:rsidP="00DB03F8">
                      <w:pPr>
                        <w:jc w:val="center"/>
                      </w:pPr>
                      <w:r w:rsidRPr="00EB381C">
                        <w:rPr>
                          <w:sz w:val="20"/>
                          <w:szCs w:val="20"/>
                        </w:rPr>
                        <w:t xml:space="preserve">Figura </w:t>
                      </w:r>
                      <w:r>
                        <w:rPr>
                          <w:sz w:val="20"/>
                          <w:szCs w:val="20"/>
                        </w:rPr>
                        <w:t>4</w:t>
                      </w:r>
                      <w:r w:rsidR="00643E38">
                        <w:rPr>
                          <w:sz w:val="20"/>
                          <w:szCs w:val="20"/>
                        </w:rPr>
                        <w:t>7</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563AD8">
                        <w:rPr>
                          <w:color w:val="0D0D0D" w:themeColor="text1" w:themeTint="F2"/>
                          <w:sz w:val="20"/>
                          <w:szCs w:val="20"/>
                        </w:rPr>
                        <w:t>Login</w:t>
                      </w:r>
                    </w:p>
                  </w:txbxContent>
                </v:textbox>
                <w10:wrap type="square"/>
              </v:shape>
            </w:pict>
          </mc:Fallback>
        </mc:AlternateContent>
      </w:r>
      <w:r w:rsidR="007C4F2F" w:rsidRPr="0097042C">
        <w:rPr>
          <w:b/>
          <w:bCs/>
          <w:noProof/>
        </w:rPr>
        <mc:AlternateContent>
          <mc:Choice Requires="wps">
            <w:drawing>
              <wp:anchor distT="45720" distB="45720" distL="114300" distR="114300" simplePos="0" relativeHeight="252071936" behindDoc="0" locked="0" layoutInCell="1" allowOverlap="1" wp14:anchorId="28530583" wp14:editId="6FDAE73A">
                <wp:simplePos x="0" y="0"/>
                <wp:positionH relativeFrom="column">
                  <wp:posOffset>1969770</wp:posOffset>
                </wp:positionH>
                <wp:positionV relativeFrom="paragraph">
                  <wp:posOffset>4351816</wp:posOffset>
                </wp:positionV>
                <wp:extent cx="1799590" cy="477520"/>
                <wp:effectExtent l="0" t="0" r="10160" b="17780"/>
                <wp:wrapSquare wrapText="bothSides"/>
                <wp:docPr id="3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477520"/>
                        </a:xfrm>
                        <a:prstGeom prst="rect">
                          <a:avLst/>
                        </a:prstGeom>
                        <a:solidFill>
                          <a:srgbClr val="FFFFFF"/>
                        </a:solidFill>
                        <a:ln w="9525">
                          <a:solidFill>
                            <a:srgbClr val="000000"/>
                          </a:solidFill>
                          <a:miter lim="800000"/>
                          <a:headEnd/>
                          <a:tailEnd/>
                        </a:ln>
                      </wps:spPr>
                      <wps:txbx>
                        <w:txbxContent>
                          <w:p w14:paraId="0E450FF3" w14:textId="706A50AE" w:rsidR="00643E38" w:rsidRDefault="00643E38" w:rsidP="00DB03F8">
                            <w:pPr>
                              <w:jc w:val="center"/>
                              <w:rPr>
                                <w:color w:val="0D0D0D" w:themeColor="text1" w:themeTint="F2"/>
                                <w:sz w:val="20"/>
                                <w:szCs w:val="20"/>
                              </w:rPr>
                            </w:pPr>
                            <w:r w:rsidRPr="00EB381C">
                              <w:rPr>
                                <w:sz w:val="20"/>
                                <w:szCs w:val="20"/>
                              </w:rPr>
                              <w:t xml:space="preserve">Figura </w:t>
                            </w:r>
                            <w:r>
                              <w:rPr>
                                <w:sz w:val="20"/>
                                <w:szCs w:val="20"/>
                              </w:rPr>
                              <w:t>4</w:t>
                            </w:r>
                            <w:r w:rsidR="001C7BAE">
                              <w:rPr>
                                <w:sz w:val="20"/>
                                <w:szCs w:val="20"/>
                              </w:rPr>
                              <w:t>8</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1C7BAE">
                              <w:rPr>
                                <w:color w:val="0D0D0D" w:themeColor="text1" w:themeTint="F2"/>
                                <w:sz w:val="20"/>
                                <w:szCs w:val="20"/>
                              </w:rPr>
                              <w:t>Login com Google</w:t>
                            </w:r>
                          </w:p>
                          <w:p w14:paraId="262A7777" w14:textId="77777777" w:rsidR="00B72AD9" w:rsidRDefault="00B72AD9" w:rsidP="00DB03F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30583" id="_x0000_s1074" type="#_x0000_t202" style="position:absolute;left:0;text-align:left;margin-left:155.1pt;margin-top:342.65pt;width:141.7pt;height:37.6pt;z-index:25207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">
                <v:textbox>
                  <w:txbxContent>
                    <w:p w14:paraId="0E450FF3" w14:textId="706A50AE" w:rsidR="00643E38" w:rsidRDefault="00643E38" w:rsidP="00DB03F8">
                      <w:pPr>
                        <w:jc w:val="center"/>
                        <w:rPr>
                          <w:color w:val="0D0D0D" w:themeColor="text1" w:themeTint="F2"/>
                          <w:sz w:val="20"/>
                          <w:szCs w:val="20"/>
                        </w:rPr>
                      </w:pPr>
                      <w:r w:rsidRPr="00EB381C">
                        <w:rPr>
                          <w:sz w:val="20"/>
                          <w:szCs w:val="20"/>
                        </w:rPr>
                        <w:t xml:space="preserve">Figura </w:t>
                      </w:r>
                      <w:r>
                        <w:rPr>
                          <w:sz w:val="20"/>
                          <w:szCs w:val="20"/>
                        </w:rPr>
                        <w:t>4</w:t>
                      </w:r>
                      <w:r w:rsidR="001C7BAE">
                        <w:rPr>
                          <w:sz w:val="20"/>
                          <w:szCs w:val="20"/>
                        </w:rPr>
                        <w:t>8</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1C7BAE">
                        <w:rPr>
                          <w:color w:val="0D0D0D" w:themeColor="text1" w:themeTint="F2"/>
                          <w:sz w:val="20"/>
                          <w:szCs w:val="20"/>
                        </w:rPr>
                        <w:t>Login com Google</w:t>
                      </w:r>
                    </w:p>
                    <w:p w14:paraId="262A7777" w14:textId="77777777" w:rsidR="00B72AD9" w:rsidRDefault="00B72AD9" w:rsidP="00DB03F8">
                      <w:pPr>
                        <w:jc w:val="center"/>
                      </w:pPr>
                    </w:p>
                  </w:txbxContent>
                </v:textbox>
                <w10:wrap type="square"/>
              </v:shape>
            </w:pict>
          </mc:Fallback>
        </mc:AlternateContent>
      </w:r>
    </w:p>
    <w:p w14:paraId="64C1FD6E" w14:textId="59C2ECC8" w:rsidR="00DB03F8" w:rsidRDefault="00DB03F8" w:rsidP="00DB03F8">
      <w:pPr>
        <w:spacing w:after="0"/>
        <w:contextualSpacing/>
        <w:jc w:val="center"/>
      </w:pPr>
      <w:r>
        <w:rPr>
          <w:b/>
          <w:bCs/>
        </w:rPr>
        <w:t xml:space="preserve">Fonte: </w:t>
      </w:r>
      <w:r w:rsidR="00EB381C" w:rsidRPr="00EB381C">
        <w:t xml:space="preserve"> </w:t>
      </w:r>
      <w:r w:rsidRPr="001E2AF2">
        <w:t>Elaboração</w:t>
      </w:r>
      <w:r w:rsidR="004146A1" w:rsidRPr="004146A1">
        <w:t xml:space="preserve"> </w:t>
      </w:r>
      <w:r w:rsidRPr="001E2AF2">
        <w:t>Própria</w:t>
      </w:r>
      <w:r w:rsidR="00643E38" w:rsidRPr="00643E38">
        <w:rPr>
          <w:noProof/>
        </w:rPr>
        <w:t xml:space="preserve"> </w:t>
      </w:r>
      <w:r w:rsidR="006B5AF4">
        <w:rPr>
          <w:noProof/>
        </w:rPr>
        <w:t>Figma</w:t>
      </w:r>
      <w:r>
        <w:br w:type="page"/>
      </w:r>
    </w:p>
    <w:p w14:paraId="10E2D896" w14:textId="493F256C" w:rsidR="00954AED" w:rsidRDefault="006E327B" w:rsidP="00487B0C">
      <w:pPr>
        <w:spacing w:after="0"/>
        <w:contextualSpacing/>
        <w:jc w:val="center"/>
        <w:rPr>
          <w:noProof/>
        </w:rPr>
      </w:pPr>
      <w:r>
        <w:rPr>
          <w:noProof/>
        </w:rPr>
        <w:drawing>
          <wp:anchor distT="0" distB="0" distL="114300" distR="114300" simplePos="0" relativeHeight="252457984" behindDoc="0" locked="0" layoutInCell="1" allowOverlap="1" wp14:anchorId="0152DA5E" wp14:editId="29DDA9C0">
            <wp:simplePos x="0" y="0"/>
            <wp:positionH relativeFrom="column">
              <wp:posOffset>3874770</wp:posOffset>
            </wp:positionH>
            <wp:positionV relativeFrom="paragraph">
              <wp:posOffset>503816</wp:posOffset>
            </wp:positionV>
            <wp:extent cx="1764000" cy="3420000"/>
            <wp:effectExtent l="0" t="0" r="8255" b="0"/>
            <wp:wrapTopAndBottom/>
            <wp:docPr id="1048165626" name="Imagem 1048165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4">
                      <a:extLst>
                        <a:ext uri="{28A0092B-C50C-407E-A947-70E740481C1C}">
                          <a14:useLocalDpi xmlns:a14="http://schemas.microsoft.com/office/drawing/2010/main" val="0"/>
                        </a:ext>
                      </a:extLst>
                    </a:blip>
                    <a:srcRect l="8760" t="4968" r="9054" b="5782"/>
                    <a:stretch/>
                  </pic:blipFill>
                  <pic:spPr bwMode="auto">
                    <a:xfrm>
                      <a:off x="0" y="0"/>
                      <a:ext cx="1764000" cy="34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66503" behindDoc="0" locked="0" layoutInCell="1" allowOverlap="1" wp14:anchorId="1CFDEF5F" wp14:editId="32308922">
            <wp:simplePos x="0" y="0"/>
            <wp:positionH relativeFrom="column">
              <wp:posOffset>1987550</wp:posOffset>
            </wp:positionH>
            <wp:positionV relativeFrom="paragraph">
              <wp:posOffset>498214</wp:posOffset>
            </wp:positionV>
            <wp:extent cx="1762760" cy="3419475"/>
            <wp:effectExtent l="0" t="0" r="8890" b="9525"/>
            <wp:wrapTopAndBottom/>
            <wp:docPr id="1048165623" name="Imagem 1048165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a:extLst>
                        <a:ext uri="{28A0092B-C50C-407E-A947-70E740481C1C}">
                          <a14:useLocalDpi xmlns:a14="http://schemas.microsoft.com/office/drawing/2010/main" val="0"/>
                        </a:ext>
                      </a:extLst>
                    </a:blip>
                    <a:srcRect l="13048" t="4475" r="9477" b="5129"/>
                    <a:stretch/>
                  </pic:blipFill>
                  <pic:spPr bwMode="auto">
                    <a:xfrm>
                      <a:off x="0" y="0"/>
                      <a:ext cx="1762760" cy="3419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Pr>
          <w:noProof/>
        </w:rPr>
        <w:drawing>
          <wp:anchor distT="0" distB="0" distL="114300" distR="114300" simplePos="0" relativeHeight="252455936" behindDoc="0" locked="0" layoutInCell="1" allowOverlap="1" wp14:anchorId="44D8C1BD" wp14:editId="08A029A0">
            <wp:simplePos x="0" y="0"/>
            <wp:positionH relativeFrom="column">
              <wp:posOffset>78105</wp:posOffset>
            </wp:positionH>
            <wp:positionV relativeFrom="paragraph">
              <wp:posOffset>504190</wp:posOffset>
            </wp:positionV>
            <wp:extent cx="1799590" cy="3420110"/>
            <wp:effectExtent l="0" t="0" r="0" b="0"/>
            <wp:wrapTopAndBottom/>
            <wp:docPr id="1048165622" name="Imagem 1048165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4220"/>
                    <a:stretch/>
                  </pic:blipFill>
                  <pic:spPr bwMode="auto">
                    <a:xfrm>
                      <a:off x="0" y="0"/>
                      <a:ext cx="1799590" cy="3420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153D">
        <w:rPr>
          <w:noProof/>
        </w:rPr>
        <mc:AlternateContent>
          <mc:Choice Requires="wps">
            <w:drawing>
              <wp:anchor distT="0" distB="0" distL="114300" distR="114300" simplePos="0" relativeHeight="251565991" behindDoc="0" locked="0" layoutInCell="1" allowOverlap="1" wp14:anchorId="38357283" wp14:editId="5A7EB03F">
                <wp:simplePos x="0" y="0"/>
                <wp:positionH relativeFrom="column">
                  <wp:posOffset>1964055</wp:posOffset>
                </wp:positionH>
                <wp:positionV relativeFrom="paragraph">
                  <wp:posOffset>0</wp:posOffset>
                </wp:positionV>
                <wp:extent cx="1799590" cy="3927475"/>
                <wp:effectExtent l="0" t="0" r="10160" b="15875"/>
                <wp:wrapTopAndBottom/>
                <wp:docPr id="697665282" name="Retângulo 697665282"/>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F61489" w14:textId="77777777" w:rsidR="006E327B" w:rsidRDefault="006E327B" w:rsidP="006E32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357283" id="Retângulo 697665282" o:spid="_x0000_s1075" style="position:absolute;left:0;text-align:left;margin-left:154.65pt;margin-top:0;width:141.7pt;height:309.25pt;z-index:2515659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" fillcolor="white [3212]" strokecolor="black [3213]" strokeweight="1pt">
                <v:textbox>
                  <w:txbxContent>
                    <w:p w14:paraId="6BF61489" w14:textId="77777777" w:rsidR="006E327B" w:rsidRDefault="006E327B" w:rsidP="006E327B">
                      <w:pPr>
                        <w:jc w:val="center"/>
                      </w:pPr>
                    </w:p>
                  </w:txbxContent>
                </v:textbox>
                <w10:wrap type="topAndBottom"/>
              </v:rect>
            </w:pict>
          </mc:Fallback>
        </mc:AlternateContent>
      </w:r>
      <w:r w:rsidR="00D3153D" w:rsidRPr="0097042C">
        <w:rPr>
          <w:b/>
          <w:bCs/>
          <w:noProof/>
        </w:rPr>
        <mc:AlternateContent>
          <mc:Choice Requires="wps">
            <w:drawing>
              <wp:anchor distT="45720" distB="45720" distL="114300" distR="114300" simplePos="0" relativeHeight="252406784" behindDoc="0" locked="0" layoutInCell="1" allowOverlap="1" wp14:anchorId="086DA929" wp14:editId="42D3ED5A">
                <wp:simplePos x="0" y="0"/>
                <wp:positionH relativeFrom="column">
                  <wp:posOffset>1969239</wp:posOffset>
                </wp:positionH>
                <wp:positionV relativeFrom="paragraph">
                  <wp:posOffset>0</wp:posOffset>
                </wp:positionV>
                <wp:extent cx="1799590" cy="508635"/>
                <wp:effectExtent l="0" t="0" r="10160" b="24765"/>
                <wp:wrapTopAndBottom/>
                <wp:docPr id="79326144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208BD16F" w14:textId="4749CC29" w:rsidR="00954AED" w:rsidRDefault="00954AED" w:rsidP="00954AED">
                            <w:pPr>
                              <w:jc w:val="center"/>
                              <w:rPr>
                                <w:color w:val="0D0D0D" w:themeColor="text1" w:themeTint="F2"/>
                                <w:sz w:val="20"/>
                                <w:szCs w:val="20"/>
                              </w:rPr>
                            </w:pPr>
                            <w:r w:rsidRPr="00EB381C">
                              <w:rPr>
                                <w:sz w:val="20"/>
                                <w:szCs w:val="20"/>
                              </w:rPr>
                              <w:t xml:space="preserve">Figura </w:t>
                            </w:r>
                            <w:r w:rsidR="00D3153D">
                              <w:rPr>
                                <w:sz w:val="20"/>
                                <w:szCs w:val="20"/>
                              </w:rPr>
                              <w:t>51</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w:t>
                            </w:r>
                            <w:r w:rsidR="006216B3" w:rsidRPr="007C4F2F">
                              <w:rPr>
                                <w:color w:val="0D0D0D" w:themeColor="text1" w:themeTint="F2"/>
                                <w:sz w:val="20"/>
                                <w:szCs w:val="20"/>
                              </w:rPr>
                              <w:t xml:space="preserve"> </w:t>
                            </w:r>
                            <w:r w:rsidR="006216B3">
                              <w:rPr>
                                <w:color w:val="0D0D0D" w:themeColor="text1" w:themeTint="F2"/>
                                <w:sz w:val="20"/>
                                <w:szCs w:val="20"/>
                              </w:rPr>
                              <w:t>Esqueceu a senha – Nova senha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DA929" id="_x0000_s1076" type="#_x0000_t202" style="position:absolute;left:0;text-align:left;margin-left:155.05pt;margin-top:0;width:141.7pt;height:40.05pt;z-index:25240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" filled="f" strokecolor="black [3213]">
                <v:textbox>
                  <w:txbxContent>
                    <w:p w14:paraId="208BD16F" w14:textId="4749CC29" w:rsidR="00954AED" w:rsidRDefault="00954AED" w:rsidP="00954AED">
                      <w:pPr>
                        <w:jc w:val="center"/>
                        <w:rPr>
                          <w:color w:val="0D0D0D" w:themeColor="text1" w:themeTint="F2"/>
                          <w:sz w:val="20"/>
                          <w:szCs w:val="20"/>
                        </w:rPr>
                      </w:pPr>
                      <w:r w:rsidRPr="00EB381C">
                        <w:rPr>
                          <w:sz w:val="20"/>
                          <w:szCs w:val="20"/>
                        </w:rPr>
                        <w:t xml:space="preserve">Figura </w:t>
                      </w:r>
                      <w:r w:rsidR="00D3153D">
                        <w:rPr>
                          <w:sz w:val="20"/>
                          <w:szCs w:val="20"/>
                        </w:rPr>
                        <w:t>51</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w:t>
                      </w:r>
                      <w:r w:rsidR="006216B3" w:rsidRPr="007C4F2F">
                        <w:rPr>
                          <w:color w:val="0D0D0D" w:themeColor="text1" w:themeTint="F2"/>
                          <w:sz w:val="20"/>
                          <w:szCs w:val="20"/>
                        </w:rPr>
                        <w:t xml:space="preserve"> </w:t>
                      </w:r>
                      <w:r w:rsidR="006216B3">
                        <w:rPr>
                          <w:color w:val="0D0D0D" w:themeColor="text1" w:themeTint="F2"/>
                          <w:sz w:val="20"/>
                          <w:szCs w:val="20"/>
                        </w:rPr>
                        <w:t>Esqueceu a senha – Nova senha</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05760" behindDoc="0" locked="0" layoutInCell="1" allowOverlap="1" wp14:anchorId="15CDB23F" wp14:editId="0D1ADE4F">
                <wp:simplePos x="0" y="0"/>
                <wp:positionH relativeFrom="column">
                  <wp:posOffset>78740</wp:posOffset>
                </wp:positionH>
                <wp:positionV relativeFrom="paragraph">
                  <wp:posOffset>0</wp:posOffset>
                </wp:positionV>
                <wp:extent cx="1799590" cy="508635"/>
                <wp:effectExtent l="0" t="0" r="10160" b="24765"/>
                <wp:wrapTopAndBottom/>
                <wp:docPr id="79326144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557910F1" w14:textId="7E82FE5B" w:rsidR="00954AED" w:rsidRPr="007C4F2F" w:rsidRDefault="00954AED" w:rsidP="00954AED">
                            <w:pPr>
                              <w:jc w:val="center"/>
                              <w:rPr>
                                <w:sz w:val="20"/>
                                <w:szCs w:val="20"/>
                              </w:rPr>
                            </w:pPr>
                            <w:r w:rsidRPr="007C4F2F">
                              <w:rPr>
                                <w:sz w:val="20"/>
                                <w:szCs w:val="20"/>
                              </w:rPr>
                              <w:t xml:space="preserve">Figura </w:t>
                            </w:r>
                            <w:r w:rsidR="00D3153D">
                              <w:rPr>
                                <w:sz w:val="20"/>
                                <w:szCs w:val="20"/>
                              </w:rPr>
                              <w:t>50</w:t>
                            </w:r>
                            <w:r w:rsidRPr="007C4F2F">
                              <w:rPr>
                                <w:sz w:val="20"/>
                                <w:szCs w:val="20"/>
                              </w:rPr>
                              <w:t xml:space="preserve"> – </w:t>
                            </w:r>
                            <w:r w:rsidRPr="007C4F2F">
                              <w:rPr>
                                <w:color w:val="0D0D0D" w:themeColor="text1" w:themeTint="F2"/>
                                <w:sz w:val="20"/>
                                <w:szCs w:val="20"/>
                              </w:rPr>
                              <w:t xml:space="preserve">Tela: </w:t>
                            </w:r>
                            <w:r w:rsidR="006E327B">
                              <w:rPr>
                                <w:color w:val="0D0D0D" w:themeColor="text1" w:themeTint="F2"/>
                                <w:sz w:val="20"/>
                                <w:szCs w:val="20"/>
                              </w:rPr>
                              <w:t xml:space="preserve">Esqueceu a </w:t>
                            </w:r>
                            <w:r w:rsidR="006216B3">
                              <w:rPr>
                                <w:color w:val="0D0D0D" w:themeColor="text1" w:themeTint="F2"/>
                                <w:sz w:val="20"/>
                                <w:szCs w:val="20"/>
                              </w:rPr>
                              <w:t>s</w:t>
                            </w:r>
                            <w:r w:rsidR="006E327B">
                              <w:rPr>
                                <w:color w:val="0D0D0D" w:themeColor="text1" w:themeTint="F2"/>
                                <w:sz w:val="20"/>
                                <w:szCs w:val="20"/>
                              </w:rPr>
                              <w:t xml:space="preserve">enha </w:t>
                            </w:r>
                            <w:r w:rsidR="006216B3">
                              <w:rPr>
                                <w:color w:val="0D0D0D" w:themeColor="text1" w:themeTint="F2"/>
                                <w:sz w:val="20"/>
                                <w:szCs w:val="20"/>
                              </w:rPr>
                              <w:t>-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DB23F" id="_x0000_s1077" type="#_x0000_t202" style="position:absolute;left:0;text-align:left;margin-left:6.2pt;margin-top:0;width:141.7pt;height:40.05pt;z-index:25240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" filled="f" strokecolor="black [3213]">
                <v:textbox>
                  <w:txbxContent>
                    <w:p w14:paraId="557910F1" w14:textId="7E82FE5B" w:rsidR="00954AED" w:rsidRPr="007C4F2F" w:rsidRDefault="00954AED" w:rsidP="00954AED">
                      <w:pPr>
                        <w:jc w:val="center"/>
                        <w:rPr>
                          <w:sz w:val="20"/>
                          <w:szCs w:val="20"/>
                        </w:rPr>
                      </w:pPr>
                      <w:r w:rsidRPr="007C4F2F">
                        <w:rPr>
                          <w:sz w:val="20"/>
                          <w:szCs w:val="20"/>
                        </w:rPr>
                        <w:t xml:space="preserve">Figura </w:t>
                      </w:r>
                      <w:r w:rsidR="00D3153D">
                        <w:rPr>
                          <w:sz w:val="20"/>
                          <w:szCs w:val="20"/>
                        </w:rPr>
                        <w:t>50</w:t>
                      </w:r>
                      <w:r w:rsidRPr="007C4F2F">
                        <w:rPr>
                          <w:sz w:val="20"/>
                          <w:szCs w:val="20"/>
                        </w:rPr>
                        <w:t xml:space="preserve"> – </w:t>
                      </w:r>
                      <w:r w:rsidRPr="007C4F2F">
                        <w:rPr>
                          <w:color w:val="0D0D0D" w:themeColor="text1" w:themeTint="F2"/>
                          <w:sz w:val="20"/>
                          <w:szCs w:val="20"/>
                        </w:rPr>
                        <w:t xml:space="preserve">Tela: </w:t>
                      </w:r>
                      <w:r w:rsidR="006E327B">
                        <w:rPr>
                          <w:color w:val="0D0D0D" w:themeColor="text1" w:themeTint="F2"/>
                          <w:sz w:val="20"/>
                          <w:szCs w:val="20"/>
                        </w:rPr>
                        <w:t xml:space="preserve">Esqueceu a </w:t>
                      </w:r>
                      <w:r w:rsidR="006216B3">
                        <w:rPr>
                          <w:color w:val="0D0D0D" w:themeColor="text1" w:themeTint="F2"/>
                          <w:sz w:val="20"/>
                          <w:szCs w:val="20"/>
                        </w:rPr>
                        <w:t>s</w:t>
                      </w:r>
                      <w:r w:rsidR="006E327B">
                        <w:rPr>
                          <w:color w:val="0D0D0D" w:themeColor="text1" w:themeTint="F2"/>
                          <w:sz w:val="20"/>
                          <w:szCs w:val="20"/>
                        </w:rPr>
                        <w:t xml:space="preserve">enha </w:t>
                      </w:r>
                      <w:r w:rsidR="006216B3">
                        <w:rPr>
                          <w:color w:val="0D0D0D" w:themeColor="text1" w:themeTint="F2"/>
                          <w:sz w:val="20"/>
                          <w:szCs w:val="20"/>
                        </w:rPr>
                        <w:t>- Código</w:t>
                      </w:r>
                    </w:p>
                  </w:txbxContent>
                </v:textbox>
                <w10:wrap type="topAndBottom"/>
              </v:shape>
            </w:pict>
          </mc:Fallback>
        </mc:AlternateContent>
      </w:r>
      <w:r w:rsidR="00954AED">
        <w:rPr>
          <w:noProof/>
        </w:rPr>
        <mc:AlternateContent>
          <mc:Choice Requires="wps">
            <w:drawing>
              <wp:anchor distT="0" distB="0" distL="114300" distR="114300" simplePos="0" relativeHeight="251564966" behindDoc="0" locked="0" layoutInCell="1" allowOverlap="1" wp14:anchorId="6C132CBA" wp14:editId="4104E08A">
                <wp:simplePos x="0" y="0"/>
                <wp:positionH relativeFrom="column">
                  <wp:posOffset>3855459</wp:posOffset>
                </wp:positionH>
                <wp:positionV relativeFrom="paragraph">
                  <wp:posOffset>0</wp:posOffset>
                </wp:positionV>
                <wp:extent cx="1799590" cy="3927475"/>
                <wp:effectExtent l="0" t="0" r="10160" b="15875"/>
                <wp:wrapTopAndBottom/>
                <wp:docPr id="697665283" name="Retângulo 697665283"/>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889691" w14:textId="6C616B6A" w:rsidR="006E327B" w:rsidRDefault="006E327B" w:rsidP="006E32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132CBA" id="Retângulo 697665283" o:spid="_x0000_s1078" style="position:absolute;left:0;text-align:left;margin-left:303.6pt;margin-top:0;width:141.7pt;height:309.25pt;z-index:2515649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" fillcolor="white [3212]" strokecolor="black [3213]" strokeweight="1pt">
                <v:textbox>
                  <w:txbxContent>
                    <w:p w14:paraId="06889691" w14:textId="6C616B6A" w:rsidR="006E327B" w:rsidRDefault="006E327B" w:rsidP="006E327B">
                      <w:pPr>
                        <w:jc w:val="center"/>
                      </w:pPr>
                    </w:p>
                  </w:txbxContent>
                </v:textbox>
                <w10:wrap type="topAndBottom"/>
              </v:rect>
            </w:pict>
          </mc:Fallback>
        </mc:AlternateContent>
      </w:r>
      <w:r w:rsidR="00954AED">
        <w:rPr>
          <w:noProof/>
        </w:rPr>
        <mc:AlternateContent>
          <mc:Choice Requires="wps">
            <w:drawing>
              <wp:anchor distT="0" distB="0" distL="114300" distR="114300" simplePos="0" relativeHeight="251567016" behindDoc="0" locked="0" layoutInCell="1" allowOverlap="1" wp14:anchorId="3CF0394A" wp14:editId="60E6E2BD">
                <wp:simplePos x="0" y="0"/>
                <wp:positionH relativeFrom="column">
                  <wp:posOffset>80010</wp:posOffset>
                </wp:positionH>
                <wp:positionV relativeFrom="paragraph">
                  <wp:posOffset>0</wp:posOffset>
                </wp:positionV>
                <wp:extent cx="1799590" cy="3927475"/>
                <wp:effectExtent l="0" t="0" r="10160" b="15875"/>
                <wp:wrapTopAndBottom/>
                <wp:docPr id="697665281" name="Retângulo 697665281"/>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CB00B5" w14:textId="27FDD2CC" w:rsidR="00D3153D" w:rsidRDefault="00D3153D" w:rsidP="00D315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F0394A" id="Retângulo 697665281" o:spid="_x0000_s1079" style="position:absolute;left:0;text-align:left;margin-left:6.3pt;margin-top:0;width:141.7pt;height:309.25pt;z-index:251567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" fillcolor="white [3212]" strokecolor="black [3213]" strokeweight="1pt">
                <v:textbox>
                  <w:txbxContent>
                    <w:p w14:paraId="22CB00B5" w14:textId="27FDD2CC" w:rsidR="00D3153D" w:rsidRDefault="00D3153D" w:rsidP="00D3153D"/>
                  </w:txbxContent>
                </v:textbox>
                <w10:wrap type="topAndBottom"/>
              </v:rect>
            </w:pict>
          </mc:Fallback>
        </mc:AlternateContent>
      </w:r>
      <w:r w:rsidR="00954AED" w:rsidRPr="0097042C">
        <w:rPr>
          <w:b/>
          <w:bCs/>
          <w:noProof/>
        </w:rPr>
        <mc:AlternateContent>
          <mc:Choice Requires="wps">
            <w:drawing>
              <wp:anchor distT="45720" distB="45720" distL="114300" distR="114300" simplePos="0" relativeHeight="252461056" behindDoc="0" locked="0" layoutInCell="1" allowOverlap="1" wp14:anchorId="283FCB5D" wp14:editId="5A934877">
                <wp:simplePos x="0" y="0"/>
                <wp:positionH relativeFrom="column">
                  <wp:posOffset>3855085</wp:posOffset>
                </wp:positionH>
                <wp:positionV relativeFrom="paragraph">
                  <wp:posOffset>0</wp:posOffset>
                </wp:positionV>
                <wp:extent cx="1799590" cy="507365"/>
                <wp:effectExtent l="0" t="0" r="10160" b="26035"/>
                <wp:wrapTopAndBottom/>
                <wp:docPr id="7932614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7365"/>
                        </a:xfrm>
                        <a:prstGeom prst="rect">
                          <a:avLst/>
                        </a:prstGeom>
                        <a:noFill/>
                        <a:ln w="9525">
                          <a:solidFill>
                            <a:schemeClr val="tx1"/>
                          </a:solidFill>
                          <a:miter lim="800000"/>
                          <a:headEnd/>
                          <a:tailEnd/>
                        </a:ln>
                      </wps:spPr>
                      <wps:txbx>
                        <w:txbxContent>
                          <w:p w14:paraId="6EA1EFCA" w14:textId="76E5D7DF" w:rsidR="00954AED" w:rsidRPr="00643E38" w:rsidRDefault="00954AED" w:rsidP="00954AED">
                            <w:pPr>
                              <w:jc w:val="center"/>
                              <w:rPr>
                                <w:sz w:val="20"/>
                                <w:szCs w:val="20"/>
                              </w:rPr>
                            </w:pPr>
                            <w:r w:rsidRPr="00EB381C">
                              <w:rPr>
                                <w:sz w:val="20"/>
                                <w:szCs w:val="20"/>
                              </w:rPr>
                              <w:t xml:space="preserve">Figura </w:t>
                            </w:r>
                            <w:r w:rsidR="00D3153D">
                              <w:rPr>
                                <w:sz w:val="20"/>
                                <w:szCs w:val="20"/>
                              </w:rPr>
                              <w:t>52</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Inicial usuário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FCB5D" id="_x0000_s1080" type="#_x0000_t202" style="position:absolute;left:0;text-align:left;margin-left:303.55pt;margin-top:0;width:141.7pt;height:39.95pt;z-index:25246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" filled="f" strokecolor="black [3213]">
                <v:textbox>
                  <w:txbxContent>
                    <w:p w14:paraId="6EA1EFCA" w14:textId="76E5D7DF" w:rsidR="00954AED" w:rsidRPr="00643E38" w:rsidRDefault="00954AED" w:rsidP="00954AED">
                      <w:pPr>
                        <w:jc w:val="center"/>
                        <w:rPr>
                          <w:sz w:val="20"/>
                          <w:szCs w:val="20"/>
                        </w:rPr>
                      </w:pPr>
                      <w:r w:rsidRPr="00EB381C">
                        <w:rPr>
                          <w:sz w:val="20"/>
                          <w:szCs w:val="20"/>
                        </w:rPr>
                        <w:t xml:space="preserve">Figura </w:t>
                      </w:r>
                      <w:r w:rsidR="00D3153D">
                        <w:rPr>
                          <w:sz w:val="20"/>
                          <w:szCs w:val="20"/>
                        </w:rPr>
                        <w:t>52</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Inicial usuário</w:t>
                      </w:r>
                    </w:p>
                  </w:txbxContent>
                </v:textbox>
                <w10:wrap type="topAndBottom"/>
              </v:shape>
            </w:pict>
          </mc:Fallback>
        </mc:AlternateContent>
      </w:r>
    </w:p>
    <w:p w14:paraId="253782C6" w14:textId="7BD8020A" w:rsidR="00954AED" w:rsidRDefault="00487B0C" w:rsidP="00954AED">
      <w:pPr>
        <w:tabs>
          <w:tab w:val="left" w:pos="6663"/>
        </w:tabs>
        <w:spacing w:after="0"/>
        <w:contextualSpacing/>
        <w:jc w:val="center"/>
      </w:pPr>
      <w:r>
        <w:rPr>
          <w:noProof/>
        </w:rPr>
        <mc:AlternateContent>
          <mc:Choice Requires="wps">
            <w:drawing>
              <wp:anchor distT="0" distB="0" distL="114300" distR="114300" simplePos="0" relativeHeight="251561891" behindDoc="0" locked="0" layoutInCell="1" allowOverlap="1" wp14:anchorId="7E72C6ED" wp14:editId="386769BA">
                <wp:simplePos x="0" y="0"/>
                <wp:positionH relativeFrom="column">
                  <wp:posOffset>3860165</wp:posOffset>
                </wp:positionH>
                <wp:positionV relativeFrom="paragraph">
                  <wp:posOffset>334271</wp:posOffset>
                </wp:positionV>
                <wp:extent cx="1799590" cy="3927475"/>
                <wp:effectExtent l="0" t="0" r="10160" b="15875"/>
                <wp:wrapTopAndBottom/>
                <wp:docPr id="697665280" name="Retângulo 697665280"/>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B7C2B9" id="Retângulo 697665280" o:spid="_x0000_s1026" style="position:absolute;margin-left:303.95pt;margin-top:26.3pt;width:141.7pt;height:309.25pt;z-index:25156189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" fillcolor="white [3212]" strokecolor="black [3213]" strokeweight="1pt">
                <w10:wrap type="topAndBottom"/>
              </v:rect>
            </w:pict>
          </mc:Fallback>
        </mc:AlternateContent>
      </w:r>
      <w:r>
        <w:rPr>
          <w:noProof/>
        </w:rPr>
        <w:drawing>
          <wp:anchor distT="0" distB="0" distL="114300" distR="114300" simplePos="0" relativeHeight="252467200" behindDoc="0" locked="0" layoutInCell="1" allowOverlap="1" wp14:anchorId="1DECDEA0" wp14:editId="01A289CD">
            <wp:simplePos x="0" y="0"/>
            <wp:positionH relativeFrom="column">
              <wp:posOffset>3881755</wp:posOffset>
            </wp:positionH>
            <wp:positionV relativeFrom="paragraph">
              <wp:posOffset>881119</wp:posOffset>
            </wp:positionV>
            <wp:extent cx="1763395" cy="3348000"/>
            <wp:effectExtent l="0" t="0" r="8255" b="5080"/>
            <wp:wrapTopAndBottom/>
            <wp:docPr id="1048165629" name="Imagem 1048165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7">
                      <a:extLst>
                        <a:ext uri="{28A0092B-C50C-407E-A947-70E740481C1C}">
                          <a14:useLocalDpi xmlns:a14="http://schemas.microsoft.com/office/drawing/2010/main" val="0"/>
                        </a:ext>
                      </a:extLst>
                    </a:blip>
                    <a:srcRect l="8245" t="4762" r="9499" b="5142"/>
                    <a:stretch/>
                  </pic:blipFill>
                  <pic:spPr bwMode="auto">
                    <a:xfrm>
                      <a:off x="0" y="0"/>
                      <a:ext cx="1763395" cy="3348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2A86">
        <w:rPr>
          <w:noProof/>
        </w:rPr>
        <w:drawing>
          <wp:anchor distT="0" distB="0" distL="114300" distR="114300" simplePos="0" relativeHeight="252464128" behindDoc="0" locked="0" layoutInCell="1" allowOverlap="1" wp14:anchorId="6CBD16EB" wp14:editId="19FA67D8">
            <wp:simplePos x="0" y="0"/>
            <wp:positionH relativeFrom="column">
              <wp:posOffset>2013585</wp:posOffset>
            </wp:positionH>
            <wp:positionV relativeFrom="paragraph">
              <wp:posOffset>837826</wp:posOffset>
            </wp:positionV>
            <wp:extent cx="1764000" cy="3420000"/>
            <wp:effectExtent l="0" t="0" r="8255" b="0"/>
            <wp:wrapNone/>
            <wp:docPr id="1048165628" name="Imagem 1048165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8">
                      <a:extLst>
                        <a:ext uri="{28A0092B-C50C-407E-A947-70E740481C1C}">
                          <a14:useLocalDpi xmlns:a14="http://schemas.microsoft.com/office/drawing/2010/main" val="0"/>
                        </a:ext>
                      </a:extLst>
                    </a:blip>
                    <a:srcRect l="9379" t="4315" r="10398" b="4785"/>
                    <a:stretch/>
                  </pic:blipFill>
                  <pic:spPr bwMode="auto">
                    <a:xfrm>
                      <a:off x="0" y="0"/>
                      <a:ext cx="1764000" cy="34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27B">
        <w:rPr>
          <w:noProof/>
        </w:rPr>
        <w:drawing>
          <wp:anchor distT="0" distB="0" distL="114300" distR="114300" simplePos="0" relativeHeight="252460032" behindDoc="0" locked="0" layoutInCell="1" allowOverlap="1" wp14:anchorId="5438751D" wp14:editId="2C1E8066">
            <wp:simplePos x="0" y="0"/>
            <wp:positionH relativeFrom="column">
              <wp:posOffset>129540</wp:posOffset>
            </wp:positionH>
            <wp:positionV relativeFrom="paragraph">
              <wp:posOffset>873499</wp:posOffset>
            </wp:positionV>
            <wp:extent cx="1762760" cy="3384000"/>
            <wp:effectExtent l="0" t="0" r="8890" b="6985"/>
            <wp:wrapTopAndBottom/>
            <wp:docPr id="1048165627" name="Imagem 1048165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9">
                      <a:extLst>
                        <a:ext uri="{28A0092B-C50C-407E-A947-70E740481C1C}">
                          <a14:useLocalDpi xmlns:a14="http://schemas.microsoft.com/office/drawing/2010/main" val="0"/>
                        </a:ext>
                      </a:extLst>
                    </a:blip>
                    <a:srcRect l="9199" t="6107" r="9662" b="4643"/>
                    <a:stretch/>
                  </pic:blipFill>
                  <pic:spPr bwMode="auto">
                    <a:xfrm>
                      <a:off x="0" y="0"/>
                      <a:ext cx="1762760"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sidRPr="0097042C">
        <w:rPr>
          <w:b/>
          <w:bCs/>
          <w:noProof/>
        </w:rPr>
        <mc:AlternateContent>
          <mc:Choice Requires="wps">
            <w:drawing>
              <wp:anchor distT="45720" distB="45720" distL="114300" distR="114300" simplePos="0" relativeHeight="252468224" behindDoc="0" locked="0" layoutInCell="1" allowOverlap="1" wp14:anchorId="251FA0BC" wp14:editId="0253030B">
                <wp:simplePos x="0" y="0"/>
                <wp:positionH relativeFrom="column">
                  <wp:posOffset>3860800</wp:posOffset>
                </wp:positionH>
                <wp:positionV relativeFrom="paragraph">
                  <wp:posOffset>336588</wp:posOffset>
                </wp:positionV>
                <wp:extent cx="1799590" cy="508635"/>
                <wp:effectExtent l="0" t="0" r="10160" b="24765"/>
                <wp:wrapTopAndBottom/>
                <wp:docPr id="6976652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5C4E643C" w14:textId="70F6DC11"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Modelos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FA0BC" id="_x0000_s1081" type="#_x0000_t202" style="position:absolute;left:0;text-align:left;margin-left:304pt;margin-top:26.5pt;width:141.7pt;height:40.05pt;z-index:25246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" filled="f" strokecolor="black [3213]">
                <v:textbox>
                  <w:txbxContent>
                    <w:p w14:paraId="5C4E643C" w14:textId="70F6DC11"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Modelos</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65152" behindDoc="0" locked="0" layoutInCell="1" allowOverlap="1" wp14:anchorId="0F9F61A5" wp14:editId="4806DE39">
                <wp:simplePos x="0" y="0"/>
                <wp:positionH relativeFrom="column">
                  <wp:posOffset>1993900</wp:posOffset>
                </wp:positionH>
                <wp:positionV relativeFrom="paragraph">
                  <wp:posOffset>332479</wp:posOffset>
                </wp:positionV>
                <wp:extent cx="1799590" cy="508635"/>
                <wp:effectExtent l="0" t="0" r="10160" b="24765"/>
                <wp:wrapTopAndBottom/>
                <wp:docPr id="69766529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44EB40A4" w14:textId="17218078"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Perfil usuário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F61A5" id="_x0000_s1082" type="#_x0000_t202" style="position:absolute;left:0;text-align:left;margin-left:157pt;margin-top:26.2pt;width:141.7pt;height:40.05pt;z-index:25246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U4CEA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" filled="f" strokecolor="black [3213]">
                <v:textbox>
                  <w:txbxContent>
                    <w:p w14:paraId="44EB40A4" w14:textId="17218078"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Perfil usuário</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62080" behindDoc="0" locked="0" layoutInCell="1" allowOverlap="1" wp14:anchorId="06A93195" wp14:editId="4A8BFA58">
                <wp:simplePos x="0" y="0"/>
                <wp:positionH relativeFrom="column">
                  <wp:posOffset>108585</wp:posOffset>
                </wp:positionH>
                <wp:positionV relativeFrom="paragraph">
                  <wp:posOffset>331731</wp:posOffset>
                </wp:positionV>
                <wp:extent cx="1799590" cy="508635"/>
                <wp:effectExtent l="0" t="0" r="10160" b="24765"/>
                <wp:wrapTopAndBottom/>
                <wp:docPr id="6976652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08907AA9" w14:textId="5B1DCAEE"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Menu lateral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93195" id="_x0000_s1083" type="#_x0000_t202" style="position:absolute;left:0;text-align:left;margin-left:8.55pt;margin-top:26.1pt;width:141.7pt;height:40.05pt;z-index:25246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iD0EA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" filled="f" strokecolor="black [3213]">
                <v:textbox>
                  <w:txbxContent>
                    <w:p w14:paraId="08907AA9" w14:textId="5B1DCAEE" w:rsidR="00D3153D" w:rsidRPr="007C4F2F" w:rsidRDefault="00D3153D" w:rsidP="00954AE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Menu lateral</w:t>
                      </w:r>
                    </w:p>
                  </w:txbxContent>
                </v:textbox>
                <w10:wrap type="topAndBottom"/>
              </v:shape>
            </w:pict>
          </mc:Fallback>
        </mc:AlternateContent>
      </w:r>
      <w:r w:rsidR="00954AED">
        <w:rPr>
          <w:noProof/>
        </w:rPr>
        <mc:AlternateContent>
          <mc:Choice Requires="wps">
            <w:drawing>
              <wp:anchor distT="0" distB="0" distL="114300" distR="114300" simplePos="0" relativeHeight="251562916" behindDoc="0" locked="0" layoutInCell="1" allowOverlap="1" wp14:anchorId="549A4DA8" wp14:editId="1FCD9FEC">
                <wp:simplePos x="0" y="0"/>
                <wp:positionH relativeFrom="column">
                  <wp:posOffset>1994909</wp:posOffset>
                </wp:positionH>
                <wp:positionV relativeFrom="paragraph">
                  <wp:posOffset>334645</wp:posOffset>
                </wp:positionV>
                <wp:extent cx="1800000" cy="3927705"/>
                <wp:effectExtent l="0" t="0" r="10160" b="15875"/>
                <wp:wrapTopAndBottom/>
                <wp:docPr id="793261503" name="Retângulo 793261503"/>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4A2498" id="Retângulo 793261503" o:spid="_x0000_s1026" style="position:absolute;margin-left:157.1pt;margin-top:26.35pt;width:141.75pt;height:309.25pt;z-index:2515629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" fillcolor="white [3212]" strokecolor="black [3213]" strokeweight="1pt">
                <w10:wrap type="topAndBottom"/>
              </v:rect>
            </w:pict>
          </mc:Fallback>
        </mc:AlternateContent>
      </w:r>
      <w:r w:rsidR="00954AED">
        <w:rPr>
          <w:noProof/>
        </w:rPr>
        <mc:AlternateContent>
          <mc:Choice Requires="wps">
            <w:drawing>
              <wp:anchor distT="0" distB="0" distL="114300" distR="114300" simplePos="0" relativeHeight="251563941" behindDoc="0" locked="0" layoutInCell="1" allowOverlap="1" wp14:anchorId="44D772AD" wp14:editId="1F4FACB6">
                <wp:simplePos x="0" y="0"/>
                <wp:positionH relativeFrom="column">
                  <wp:posOffset>109930</wp:posOffset>
                </wp:positionH>
                <wp:positionV relativeFrom="paragraph">
                  <wp:posOffset>334458</wp:posOffset>
                </wp:positionV>
                <wp:extent cx="1800000" cy="3927705"/>
                <wp:effectExtent l="0" t="0" r="10160" b="15875"/>
                <wp:wrapTopAndBottom/>
                <wp:docPr id="793261500" name="Retângulo 793261500"/>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B1129B" id="Retângulo 793261500" o:spid="_x0000_s1026" style="position:absolute;margin-left:8.65pt;margin-top:26.35pt;width:141.75pt;height:309.25pt;z-index:2515639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" fillcolor="white [3212]" strokecolor="black [3213]" strokeweight="1pt">
                <w10:wrap type="topAndBottom"/>
              </v:rect>
            </w:pict>
          </mc:Fallback>
        </mc:AlternateContent>
      </w:r>
    </w:p>
    <w:p w14:paraId="4194522E" w14:textId="6D2ED855" w:rsidR="00D3153D" w:rsidRDefault="00D3153D" w:rsidP="00D3153D">
      <w:pPr>
        <w:spacing w:after="0"/>
        <w:contextualSpacing/>
        <w:jc w:val="center"/>
      </w:pPr>
      <w:r>
        <w:rPr>
          <w:b/>
          <w:bCs/>
        </w:rPr>
        <w:t xml:space="preserve">Fonte: </w:t>
      </w:r>
      <w:r w:rsidRPr="00EB381C">
        <w:t xml:space="preserve"> </w:t>
      </w:r>
      <w:r w:rsidRPr="001E2AF2">
        <w:t>Elaboração</w:t>
      </w:r>
      <w:r w:rsidR="006B5AF4">
        <w:t xml:space="preserve"> </w:t>
      </w:r>
      <w:r w:rsidRPr="001E2AF2">
        <w:t>Própria</w:t>
      </w:r>
      <w:r w:rsidRPr="00643E38">
        <w:rPr>
          <w:noProof/>
        </w:rPr>
        <w:t xml:space="preserve"> </w:t>
      </w:r>
      <w:r w:rsidR="006B5AF4">
        <w:rPr>
          <w:noProof/>
        </w:rPr>
        <w:t>Figma</w:t>
      </w:r>
      <w:r>
        <w:br w:type="page"/>
      </w:r>
    </w:p>
    <w:p w14:paraId="47D66B14" w14:textId="785E75B8" w:rsidR="00D3153D" w:rsidRDefault="00487B0C" w:rsidP="00487B0C">
      <w:pPr>
        <w:spacing w:after="0"/>
        <w:contextualSpacing/>
        <w:jc w:val="center"/>
        <w:rPr>
          <w:noProof/>
        </w:rPr>
      </w:pPr>
      <w:r>
        <w:rPr>
          <w:noProof/>
        </w:rPr>
        <w:drawing>
          <wp:anchor distT="0" distB="0" distL="114300" distR="114300" simplePos="0" relativeHeight="252470272" behindDoc="0" locked="0" layoutInCell="1" allowOverlap="1" wp14:anchorId="2B845CD9" wp14:editId="6B9EE59F">
            <wp:simplePos x="0" y="0"/>
            <wp:positionH relativeFrom="column">
              <wp:posOffset>103206</wp:posOffset>
            </wp:positionH>
            <wp:positionV relativeFrom="paragraph">
              <wp:posOffset>510988</wp:posOffset>
            </wp:positionV>
            <wp:extent cx="1762760" cy="3410060"/>
            <wp:effectExtent l="0" t="0" r="8890" b="0"/>
            <wp:wrapNone/>
            <wp:docPr id="1048165630" name="Imagem 1048165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0">
                      <a:extLst>
                        <a:ext uri="{28A0092B-C50C-407E-A947-70E740481C1C}">
                          <a14:useLocalDpi xmlns:a14="http://schemas.microsoft.com/office/drawing/2010/main" val="0"/>
                        </a:ext>
                      </a:extLst>
                    </a:blip>
                    <a:srcRect l="9746" t="4830" r="9746" b="4830"/>
                    <a:stretch/>
                  </pic:blipFill>
                  <pic:spPr bwMode="auto">
                    <a:xfrm>
                      <a:off x="0" y="0"/>
                      <a:ext cx="1765002" cy="34143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Pr>
          <w:noProof/>
        </w:rPr>
        <mc:AlternateContent>
          <mc:Choice Requires="wps">
            <w:drawing>
              <wp:anchor distT="0" distB="0" distL="114300" distR="114300" simplePos="0" relativeHeight="252421120" behindDoc="0" locked="0" layoutInCell="1" allowOverlap="1" wp14:anchorId="50F4AAD6" wp14:editId="554AADBB">
                <wp:simplePos x="0" y="0"/>
                <wp:positionH relativeFrom="column">
                  <wp:posOffset>1964055</wp:posOffset>
                </wp:positionH>
                <wp:positionV relativeFrom="paragraph">
                  <wp:posOffset>0</wp:posOffset>
                </wp:positionV>
                <wp:extent cx="1799590" cy="3927475"/>
                <wp:effectExtent l="0" t="0" r="10160" b="15875"/>
                <wp:wrapTopAndBottom/>
                <wp:docPr id="697665307" name="Retângulo 697665307"/>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ECC9FF" id="Retângulo 697665307" o:spid="_x0000_s1026" style="position:absolute;margin-left:154.65pt;margin-top:0;width:141.7pt;height:309.25pt;z-index:25242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425216" behindDoc="0" locked="0" layoutInCell="1" allowOverlap="1" wp14:anchorId="2CF7BE8B" wp14:editId="3755ABA5">
                <wp:simplePos x="0" y="0"/>
                <wp:positionH relativeFrom="column">
                  <wp:posOffset>1967230</wp:posOffset>
                </wp:positionH>
                <wp:positionV relativeFrom="paragraph">
                  <wp:posOffset>0</wp:posOffset>
                </wp:positionV>
                <wp:extent cx="1799590" cy="508635"/>
                <wp:effectExtent l="0" t="0" r="10160" b="24765"/>
                <wp:wrapTopAndBottom/>
                <wp:docPr id="69766530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25DD90CD" w14:textId="663704C3"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Visualizar modelos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7BE8B" id="_x0000_s1084" type="#_x0000_t202" style="position:absolute;left:0;text-align:left;margin-left:154.9pt;margin-top:0;width:141.7pt;height:40.05pt;z-index:25242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" filled="f" strokecolor="black [3213]">
                <v:textbox>
                  <w:txbxContent>
                    <w:p w14:paraId="25DD90CD" w14:textId="663704C3"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Visualizar modelos</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71296" behindDoc="0" locked="0" layoutInCell="1" allowOverlap="1" wp14:anchorId="6CA6A7EA" wp14:editId="0239B732">
                <wp:simplePos x="0" y="0"/>
                <wp:positionH relativeFrom="column">
                  <wp:posOffset>85464</wp:posOffset>
                </wp:positionH>
                <wp:positionV relativeFrom="paragraph">
                  <wp:posOffset>0</wp:posOffset>
                </wp:positionV>
                <wp:extent cx="1799590" cy="508635"/>
                <wp:effectExtent l="0" t="0" r="10160" b="24765"/>
                <wp:wrapTopAndBottom/>
                <wp:docPr id="69766530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4008CED5" w14:textId="109E0677"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Livros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6A7EA" id="_x0000_s1085" type="#_x0000_t202" style="position:absolute;left:0;text-align:left;margin-left:6.75pt;margin-top:0;width:141.7pt;height:40.05pt;z-index:25247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" filled="f" strokecolor="black [3213]">
                <v:textbox>
                  <w:txbxContent>
                    <w:p w14:paraId="4008CED5" w14:textId="109E0677"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Livros</w:t>
                      </w:r>
                    </w:p>
                  </w:txbxContent>
                </v:textbox>
                <w10:wrap type="topAndBottom"/>
              </v:shape>
            </w:pict>
          </mc:Fallback>
        </mc:AlternateContent>
      </w:r>
      <w:r w:rsidR="00D3153D">
        <w:rPr>
          <w:noProof/>
        </w:rPr>
        <mc:AlternateContent>
          <mc:Choice Requires="wps">
            <w:drawing>
              <wp:anchor distT="0" distB="0" distL="114300" distR="114300" simplePos="0" relativeHeight="252420096" behindDoc="0" locked="0" layoutInCell="1" allowOverlap="1" wp14:anchorId="0C0A99D6" wp14:editId="0DBC6BFB">
                <wp:simplePos x="0" y="0"/>
                <wp:positionH relativeFrom="column">
                  <wp:posOffset>3855459</wp:posOffset>
                </wp:positionH>
                <wp:positionV relativeFrom="paragraph">
                  <wp:posOffset>0</wp:posOffset>
                </wp:positionV>
                <wp:extent cx="1799590" cy="3927475"/>
                <wp:effectExtent l="0" t="0" r="10160" b="15875"/>
                <wp:wrapTopAndBottom/>
                <wp:docPr id="697665310" name="Retângulo 697665310"/>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603291" id="Retângulo 697665310" o:spid="_x0000_s1026" style="position:absolute;margin-left:303.6pt;margin-top:0;width:141.7pt;height:309.25pt;z-index:25242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22144" behindDoc="0" locked="0" layoutInCell="1" allowOverlap="1" wp14:anchorId="1087295E" wp14:editId="2C4AC2EE">
                <wp:simplePos x="0" y="0"/>
                <wp:positionH relativeFrom="column">
                  <wp:posOffset>80010</wp:posOffset>
                </wp:positionH>
                <wp:positionV relativeFrom="paragraph">
                  <wp:posOffset>0</wp:posOffset>
                </wp:positionV>
                <wp:extent cx="1799590" cy="3927475"/>
                <wp:effectExtent l="0" t="0" r="10160" b="15875"/>
                <wp:wrapTopAndBottom/>
                <wp:docPr id="697665314" name="Retângulo 697665314"/>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942FAA" id="Retângulo 697665314" o:spid="_x0000_s1026" style="position:absolute;margin-left:6.3pt;margin-top:0;width:141.7pt;height:309.25pt;z-index:2524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423168" behindDoc="0" locked="0" layoutInCell="1" allowOverlap="1" wp14:anchorId="4B24FEC0" wp14:editId="654DE0DE">
                <wp:simplePos x="0" y="0"/>
                <wp:positionH relativeFrom="column">
                  <wp:posOffset>3855085</wp:posOffset>
                </wp:positionH>
                <wp:positionV relativeFrom="paragraph">
                  <wp:posOffset>0</wp:posOffset>
                </wp:positionV>
                <wp:extent cx="1799590" cy="507365"/>
                <wp:effectExtent l="0" t="0" r="10160" b="26035"/>
                <wp:wrapTopAndBottom/>
                <wp:docPr id="6976653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7365"/>
                        </a:xfrm>
                        <a:prstGeom prst="rect">
                          <a:avLst/>
                        </a:prstGeom>
                        <a:noFill/>
                        <a:ln w="9525">
                          <a:solidFill>
                            <a:schemeClr val="tx1"/>
                          </a:solidFill>
                          <a:miter lim="800000"/>
                          <a:headEnd/>
                          <a:tailEnd/>
                        </a:ln>
                      </wps:spPr>
                      <wps:txbx>
                        <w:txbxContent>
                          <w:p w14:paraId="160FC21E" w14:textId="08516034"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Visualizar 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4FEC0" id="_x0000_s1086" type="#_x0000_t202" style="position:absolute;left:0;text-align:left;margin-left:303.55pt;margin-top:0;width:141.7pt;height:39.95pt;z-index:25242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" filled="f" strokecolor="black [3213]">
                <v:textbox>
                  <w:txbxContent>
                    <w:p w14:paraId="160FC21E" w14:textId="08516034"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Visualizar arquivos</w:t>
                      </w:r>
                    </w:p>
                  </w:txbxContent>
                </v:textbox>
                <w10:wrap type="topAndBottom"/>
              </v:shape>
            </w:pict>
          </mc:Fallback>
        </mc:AlternateContent>
      </w:r>
    </w:p>
    <w:p w14:paraId="07D6B2CA" w14:textId="2189F524" w:rsidR="00D3153D" w:rsidRDefault="00DF0382" w:rsidP="00D3153D">
      <w:pPr>
        <w:tabs>
          <w:tab w:val="left" w:pos="6663"/>
        </w:tabs>
        <w:spacing w:after="0"/>
        <w:contextualSpacing/>
        <w:jc w:val="center"/>
      </w:pPr>
      <w:r>
        <w:rPr>
          <w:noProof/>
        </w:rPr>
        <w:drawing>
          <wp:anchor distT="0" distB="0" distL="114300" distR="114300" simplePos="0" relativeHeight="252473344" behindDoc="0" locked="0" layoutInCell="1" allowOverlap="1" wp14:anchorId="2CF9226E" wp14:editId="0ABFD779">
            <wp:simplePos x="0" y="0"/>
            <wp:positionH relativeFrom="column">
              <wp:posOffset>108585</wp:posOffset>
            </wp:positionH>
            <wp:positionV relativeFrom="paragraph">
              <wp:posOffset>851796</wp:posOffset>
            </wp:positionV>
            <wp:extent cx="1763395" cy="3402965"/>
            <wp:effectExtent l="0" t="0" r="8255" b="6985"/>
            <wp:wrapTopAndBottom/>
            <wp:docPr id="1048165631" name="Imagem 1048165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1">
                      <a:extLst>
                        <a:ext uri="{28A0092B-C50C-407E-A947-70E740481C1C}">
                          <a14:useLocalDpi xmlns:a14="http://schemas.microsoft.com/office/drawing/2010/main" val="0"/>
                        </a:ext>
                      </a:extLst>
                    </a:blip>
                    <a:srcRect l="7682" t="4270" r="7682" b="4889"/>
                    <a:stretch/>
                  </pic:blipFill>
                  <pic:spPr bwMode="auto">
                    <a:xfrm>
                      <a:off x="0" y="0"/>
                      <a:ext cx="1763395" cy="3402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474368" behindDoc="0" locked="0" layoutInCell="1" allowOverlap="1" wp14:anchorId="4A1BA258" wp14:editId="68FFCE33">
                <wp:simplePos x="0" y="0"/>
                <wp:positionH relativeFrom="column">
                  <wp:posOffset>87369</wp:posOffset>
                </wp:positionH>
                <wp:positionV relativeFrom="paragraph">
                  <wp:posOffset>331470</wp:posOffset>
                </wp:positionV>
                <wp:extent cx="1799590" cy="508635"/>
                <wp:effectExtent l="0" t="0" r="10160" b="24765"/>
                <wp:wrapTopAndBottom/>
                <wp:docPr id="6976653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55578594" w14:textId="2541DCC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Chatbot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BA258" id="_x0000_s1087" type="#_x0000_t202" style="position:absolute;left:0;text-align:left;margin-left:6.9pt;margin-top:26.1pt;width:141.7pt;height:40.05pt;z-index:25247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6gUEA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" filled="f" strokecolor="black [3213]">
                <v:textbox>
                  <w:txbxContent>
                    <w:p w14:paraId="55578594" w14:textId="2541DCC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Chatbot</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477440" behindDoc="0" locked="0" layoutInCell="1" allowOverlap="1" wp14:anchorId="2BBDF2ED" wp14:editId="46902A6A">
                <wp:simplePos x="0" y="0"/>
                <wp:positionH relativeFrom="column">
                  <wp:posOffset>1973206</wp:posOffset>
                </wp:positionH>
                <wp:positionV relativeFrom="paragraph">
                  <wp:posOffset>332105</wp:posOffset>
                </wp:positionV>
                <wp:extent cx="1799590" cy="508635"/>
                <wp:effectExtent l="0" t="0" r="10160" b="24765"/>
                <wp:wrapTopAndBottom/>
                <wp:docPr id="6976653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7711D9C4" w14:textId="6B21E811"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Política de privacidade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DF2ED" id="_x0000_s1088" type="#_x0000_t202" style="position:absolute;left:0;text-align:left;margin-left:155.35pt;margin-top:26.15pt;width:141.7pt;height:40.05pt;z-index:25247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rVEQ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" filled="f" strokecolor="black [3213]">
                <v:textbox>
                  <w:txbxContent>
                    <w:p w14:paraId="7711D9C4" w14:textId="6B21E811"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Política de privacidade</w:t>
                      </w:r>
                    </w:p>
                  </w:txbxContent>
                </v:textbox>
                <w10:wrap type="topAndBottom"/>
              </v:shape>
            </w:pict>
          </mc:Fallback>
        </mc:AlternateContent>
      </w:r>
      <w:r>
        <w:rPr>
          <w:noProof/>
        </w:rPr>
        <w:drawing>
          <wp:anchor distT="0" distB="0" distL="114300" distR="114300" simplePos="0" relativeHeight="252476416" behindDoc="0" locked="0" layoutInCell="1" allowOverlap="1" wp14:anchorId="64A5017B" wp14:editId="57EC1ED6">
            <wp:simplePos x="0" y="0"/>
            <wp:positionH relativeFrom="column">
              <wp:posOffset>2008131</wp:posOffset>
            </wp:positionH>
            <wp:positionV relativeFrom="paragraph">
              <wp:posOffset>866775</wp:posOffset>
            </wp:positionV>
            <wp:extent cx="1763395" cy="3383915"/>
            <wp:effectExtent l="0" t="0" r="8255" b="6985"/>
            <wp:wrapNone/>
            <wp:docPr id="899023872" name="Imagem 899023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2">
                      <a:extLst>
                        <a:ext uri="{28A0092B-C50C-407E-A947-70E740481C1C}">
                          <a14:useLocalDpi xmlns:a14="http://schemas.microsoft.com/office/drawing/2010/main" val="0"/>
                        </a:ext>
                      </a:extLst>
                    </a:blip>
                    <a:srcRect l="9461" t="4296" r="9461" b="5292"/>
                    <a:stretch/>
                  </pic:blipFill>
                  <pic:spPr bwMode="auto">
                    <a:xfrm>
                      <a:off x="0" y="0"/>
                      <a:ext cx="1763395" cy="3383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479488" behindDoc="0" locked="0" layoutInCell="1" allowOverlap="1" wp14:anchorId="1314D84D" wp14:editId="6898A71A">
            <wp:simplePos x="0" y="0"/>
            <wp:positionH relativeFrom="column">
              <wp:posOffset>3862070</wp:posOffset>
            </wp:positionH>
            <wp:positionV relativeFrom="paragraph">
              <wp:posOffset>865879</wp:posOffset>
            </wp:positionV>
            <wp:extent cx="1763395" cy="3385820"/>
            <wp:effectExtent l="0" t="0" r="8255" b="5080"/>
            <wp:wrapTopAndBottom/>
            <wp:docPr id="899023873" name="Imagem 899023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3">
                      <a:extLst>
                        <a:ext uri="{28A0092B-C50C-407E-A947-70E740481C1C}">
                          <a14:useLocalDpi xmlns:a14="http://schemas.microsoft.com/office/drawing/2010/main" val="0"/>
                        </a:ext>
                      </a:extLst>
                    </a:blip>
                    <a:srcRect l="6942" t="4670" r="6942" b="4903"/>
                    <a:stretch/>
                  </pic:blipFill>
                  <pic:spPr bwMode="auto">
                    <a:xfrm>
                      <a:off x="0" y="0"/>
                      <a:ext cx="1763395" cy="3385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480512" behindDoc="0" locked="0" layoutInCell="1" allowOverlap="1" wp14:anchorId="77B88BAC" wp14:editId="60C6D9DD">
                <wp:simplePos x="0" y="0"/>
                <wp:positionH relativeFrom="column">
                  <wp:posOffset>3842646</wp:posOffset>
                </wp:positionH>
                <wp:positionV relativeFrom="paragraph">
                  <wp:posOffset>336550</wp:posOffset>
                </wp:positionV>
                <wp:extent cx="1799590" cy="508635"/>
                <wp:effectExtent l="0" t="0" r="10160" b="24765"/>
                <wp:wrapTopAndBottom/>
                <wp:docPr id="6976653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31488613" w14:textId="72E132A9"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Termos de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88BAC" id="_x0000_s1089" type="#_x0000_t202" style="position:absolute;left:0;text-align:left;margin-left:302.55pt;margin-top:26.5pt;width:141.7pt;height:40.05pt;z-index:25248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" filled="f" strokecolor="black [3213]">
                <v:textbox>
                  <w:txbxContent>
                    <w:p w14:paraId="31488613" w14:textId="72E132A9"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Termos de uso</w:t>
                      </w:r>
                    </w:p>
                  </w:txbxContent>
                </v:textbox>
                <w10:wrap type="topAndBottom"/>
              </v:shape>
            </w:pict>
          </mc:Fallback>
        </mc:AlternateContent>
      </w:r>
      <w:r>
        <w:rPr>
          <w:noProof/>
        </w:rPr>
        <mc:AlternateContent>
          <mc:Choice Requires="wps">
            <w:drawing>
              <wp:anchor distT="0" distB="0" distL="114300" distR="114300" simplePos="0" relativeHeight="252417024" behindDoc="0" locked="0" layoutInCell="1" allowOverlap="1" wp14:anchorId="45600C94" wp14:editId="470DF8E2">
                <wp:simplePos x="0" y="0"/>
                <wp:positionH relativeFrom="column">
                  <wp:posOffset>3839210</wp:posOffset>
                </wp:positionH>
                <wp:positionV relativeFrom="paragraph">
                  <wp:posOffset>332740</wp:posOffset>
                </wp:positionV>
                <wp:extent cx="1799590" cy="3927475"/>
                <wp:effectExtent l="0" t="0" r="10160" b="15875"/>
                <wp:wrapTopAndBottom/>
                <wp:docPr id="697665319" name="Retângulo 697665319"/>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C81457" id="Retângulo 697665319" o:spid="_x0000_s1026" style="position:absolute;margin-left:302.3pt;margin-top:26.2pt;width:141.7pt;height:309.25pt;z-index:25241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" fillcolor="white [3212]" strokecolor="black [3213]" strokeweight="1pt">
                <w10:wrap type="topAndBottom"/>
              </v:rect>
            </w:pict>
          </mc:Fallback>
        </mc:AlternateContent>
      </w:r>
      <w:r>
        <w:rPr>
          <w:noProof/>
        </w:rPr>
        <mc:AlternateContent>
          <mc:Choice Requires="wps">
            <w:drawing>
              <wp:anchor distT="0" distB="0" distL="114300" distR="114300" simplePos="0" relativeHeight="252418048" behindDoc="0" locked="0" layoutInCell="1" allowOverlap="1" wp14:anchorId="7EAE88AB" wp14:editId="2C8D62A4">
                <wp:simplePos x="0" y="0"/>
                <wp:positionH relativeFrom="column">
                  <wp:posOffset>1973580</wp:posOffset>
                </wp:positionH>
                <wp:positionV relativeFrom="paragraph">
                  <wp:posOffset>334645</wp:posOffset>
                </wp:positionV>
                <wp:extent cx="1799590" cy="3927475"/>
                <wp:effectExtent l="0" t="0" r="10160" b="15875"/>
                <wp:wrapTopAndBottom/>
                <wp:docPr id="697665326" name="Retângulo 697665326"/>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0C6529" id="Retângulo 697665326" o:spid="_x0000_s1026" style="position:absolute;margin-left:155.4pt;margin-top:26.35pt;width:141.7pt;height:309.25pt;z-index:25241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" fillcolor="white [3212]" strokecolor="black [3213]" strokeweight="1pt">
                <w10:wrap type="topAndBottom"/>
              </v:rect>
            </w:pict>
          </mc:Fallback>
        </mc:AlternateContent>
      </w:r>
      <w:r>
        <w:rPr>
          <w:noProof/>
        </w:rPr>
        <mc:AlternateContent>
          <mc:Choice Requires="wps">
            <w:drawing>
              <wp:anchor distT="0" distB="0" distL="114300" distR="114300" simplePos="0" relativeHeight="252419072" behindDoc="0" locked="0" layoutInCell="1" allowOverlap="1" wp14:anchorId="7BAE7CC7" wp14:editId="00C66F2A">
                <wp:simplePos x="0" y="0"/>
                <wp:positionH relativeFrom="column">
                  <wp:posOffset>89161</wp:posOffset>
                </wp:positionH>
                <wp:positionV relativeFrom="paragraph">
                  <wp:posOffset>334010</wp:posOffset>
                </wp:positionV>
                <wp:extent cx="1799590" cy="3927475"/>
                <wp:effectExtent l="0" t="0" r="10160" b="15875"/>
                <wp:wrapTopAndBottom/>
                <wp:docPr id="697665327" name="Retângulo 697665327"/>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811122" id="Retângulo 697665327" o:spid="_x0000_s1026" style="position:absolute;margin-left:7pt;margin-top:26.3pt;width:141.7pt;height:309.25pt;z-index:25241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" fillcolor="white [3212]" strokecolor="black [3213]" strokeweight="1pt">
                <w10:wrap type="topAndBottom"/>
              </v:rect>
            </w:pict>
          </mc:Fallback>
        </mc:AlternateContent>
      </w:r>
    </w:p>
    <w:p w14:paraId="52959EA9" w14:textId="00792234" w:rsidR="00D3153D" w:rsidRDefault="00D3153D" w:rsidP="00D3153D">
      <w:pPr>
        <w:spacing w:after="0"/>
        <w:contextualSpacing/>
        <w:jc w:val="center"/>
      </w:pPr>
      <w:r>
        <w:rPr>
          <w:b/>
          <w:bCs/>
        </w:rPr>
        <w:t xml:space="preserve">Fonte: </w:t>
      </w:r>
      <w:r w:rsidRPr="00EB381C">
        <w:t xml:space="preserve"> </w:t>
      </w:r>
      <w:r w:rsidRPr="001E2AF2">
        <w:t>Elaboração Própria</w:t>
      </w:r>
      <w:r w:rsidRPr="00643E38">
        <w:rPr>
          <w:noProof/>
        </w:rPr>
        <w:t xml:space="preserve"> </w:t>
      </w:r>
      <w:r w:rsidR="006B5AF4">
        <w:rPr>
          <w:noProof/>
        </w:rPr>
        <w:t>Figma</w:t>
      </w:r>
      <w:r>
        <w:br w:type="page"/>
      </w:r>
    </w:p>
    <w:p w14:paraId="5D6F5707" w14:textId="557D1DC2" w:rsidR="00D3153D" w:rsidRDefault="00DF0382" w:rsidP="00DF0382">
      <w:pPr>
        <w:spacing w:after="0"/>
        <w:contextualSpacing/>
        <w:jc w:val="center"/>
        <w:rPr>
          <w:noProof/>
        </w:rPr>
      </w:pPr>
      <w:r>
        <w:rPr>
          <w:noProof/>
        </w:rPr>
        <w:drawing>
          <wp:anchor distT="0" distB="0" distL="114300" distR="114300" simplePos="0" relativeHeight="252488704" behindDoc="0" locked="0" layoutInCell="1" allowOverlap="1" wp14:anchorId="5FEEA94B" wp14:editId="332BD305">
            <wp:simplePos x="0" y="0"/>
            <wp:positionH relativeFrom="column">
              <wp:posOffset>3876675</wp:posOffset>
            </wp:positionH>
            <wp:positionV relativeFrom="paragraph">
              <wp:posOffset>515881</wp:posOffset>
            </wp:positionV>
            <wp:extent cx="1763395" cy="3399753"/>
            <wp:effectExtent l="0" t="0" r="8255" b="0"/>
            <wp:wrapNone/>
            <wp:docPr id="899023876" name="Imagem 899023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4">
                      <a:extLst>
                        <a:ext uri="{28A0092B-C50C-407E-A947-70E740481C1C}">
                          <a14:useLocalDpi xmlns:a14="http://schemas.microsoft.com/office/drawing/2010/main" val="0"/>
                        </a:ext>
                      </a:extLst>
                    </a:blip>
                    <a:srcRect l="5848" t="4856" r="5848" b="4326"/>
                    <a:stretch/>
                  </pic:blipFill>
                  <pic:spPr bwMode="auto">
                    <a:xfrm>
                      <a:off x="0" y="0"/>
                      <a:ext cx="1763395" cy="33997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485632" behindDoc="0" locked="0" layoutInCell="1" allowOverlap="1" wp14:anchorId="70E0310C" wp14:editId="06D59D5B">
            <wp:simplePos x="0" y="0"/>
            <wp:positionH relativeFrom="column">
              <wp:posOffset>1985794</wp:posOffset>
            </wp:positionH>
            <wp:positionV relativeFrom="paragraph">
              <wp:posOffset>510988</wp:posOffset>
            </wp:positionV>
            <wp:extent cx="1763395" cy="3409523"/>
            <wp:effectExtent l="0" t="0" r="8255" b="635"/>
            <wp:wrapNone/>
            <wp:docPr id="899023875" name="Imagem 899023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5">
                      <a:extLst>
                        <a:ext uri="{28A0092B-C50C-407E-A947-70E740481C1C}">
                          <a14:useLocalDpi xmlns:a14="http://schemas.microsoft.com/office/drawing/2010/main" val="0"/>
                        </a:ext>
                      </a:extLst>
                    </a:blip>
                    <a:srcRect l="9135" t="4110" r="9135" b="4346"/>
                    <a:stretch/>
                  </pic:blipFill>
                  <pic:spPr bwMode="auto">
                    <a:xfrm>
                      <a:off x="0" y="0"/>
                      <a:ext cx="1764319" cy="3411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482560" behindDoc="0" locked="0" layoutInCell="1" allowOverlap="1" wp14:anchorId="2E4A8086" wp14:editId="7542C863">
            <wp:simplePos x="0" y="0"/>
            <wp:positionH relativeFrom="column">
              <wp:posOffset>102870</wp:posOffset>
            </wp:positionH>
            <wp:positionV relativeFrom="paragraph">
              <wp:posOffset>538106</wp:posOffset>
            </wp:positionV>
            <wp:extent cx="1763395" cy="3384000"/>
            <wp:effectExtent l="0" t="0" r="0" b="6985"/>
            <wp:wrapTopAndBottom/>
            <wp:docPr id="899023874" name="Imagem 899023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6">
                      <a:extLst>
                        <a:ext uri="{28A0092B-C50C-407E-A947-70E740481C1C}">
                          <a14:useLocalDpi xmlns:a14="http://schemas.microsoft.com/office/drawing/2010/main" val="0"/>
                        </a:ext>
                      </a:extLst>
                    </a:blip>
                    <a:srcRect l="3653" t="4483" r="3653" b="5103"/>
                    <a:stretch/>
                  </pic:blipFill>
                  <pic:spPr bwMode="auto">
                    <a:xfrm>
                      <a:off x="0" y="0"/>
                      <a:ext cx="1763395"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Pr>
          <w:noProof/>
        </w:rPr>
        <mc:AlternateContent>
          <mc:Choice Requires="wps">
            <w:drawing>
              <wp:anchor distT="0" distB="0" distL="114300" distR="114300" simplePos="0" relativeHeight="252434432" behindDoc="0" locked="0" layoutInCell="1" allowOverlap="1" wp14:anchorId="5ECDCBE4" wp14:editId="1813C0D3">
                <wp:simplePos x="0" y="0"/>
                <wp:positionH relativeFrom="column">
                  <wp:posOffset>1964055</wp:posOffset>
                </wp:positionH>
                <wp:positionV relativeFrom="paragraph">
                  <wp:posOffset>0</wp:posOffset>
                </wp:positionV>
                <wp:extent cx="1799590" cy="3927475"/>
                <wp:effectExtent l="0" t="0" r="10160" b="15875"/>
                <wp:wrapTopAndBottom/>
                <wp:docPr id="697665328" name="Retângulo 697665328"/>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6597ED" id="Retângulo 697665328" o:spid="_x0000_s1026" style="position:absolute;margin-left:154.65pt;margin-top:0;width:141.7pt;height:309.25pt;z-index:25243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486656" behindDoc="0" locked="0" layoutInCell="1" allowOverlap="1" wp14:anchorId="48D90DB5" wp14:editId="1004145F">
                <wp:simplePos x="0" y="0"/>
                <wp:positionH relativeFrom="column">
                  <wp:posOffset>1967230</wp:posOffset>
                </wp:positionH>
                <wp:positionV relativeFrom="paragraph">
                  <wp:posOffset>0</wp:posOffset>
                </wp:positionV>
                <wp:extent cx="1799590" cy="508635"/>
                <wp:effectExtent l="0" t="0" r="10160" b="24765"/>
                <wp:wrapTopAndBottom/>
                <wp:docPr id="6976653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5FEA0C5D" w14:textId="56938FCC"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Nova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90DB5" id="_x0000_s1090" type="#_x0000_t202" style="position:absolute;left:0;text-align:left;margin-left:154.9pt;margin-top:0;width:141.7pt;height:40.05pt;z-index:252486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6NEQ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" filled="f" strokecolor="black [3213]">
                <v:textbox>
                  <w:txbxContent>
                    <w:p w14:paraId="5FEA0C5D" w14:textId="56938FCC"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Nova redação</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83584" behindDoc="0" locked="0" layoutInCell="1" allowOverlap="1" wp14:anchorId="0C0ABE3D" wp14:editId="6D32E86E">
                <wp:simplePos x="0" y="0"/>
                <wp:positionH relativeFrom="column">
                  <wp:posOffset>85464</wp:posOffset>
                </wp:positionH>
                <wp:positionV relativeFrom="paragraph">
                  <wp:posOffset>0</wp:posOffset>
                </wp:positionV>
                <wp:extent cx="1799590" cy="508635"/>
                <wp:effectExtent l="0" t="0" r="10160" b="24765"/>
                <wp:wrapTopAndBottom/>
                <wp:docPr id="6976653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7EE193ED" w14:textId="76B574F9"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Configuração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ABE3D" id="_x0000_s1091" type="#_x0000_t202" style="position:absolute;left:0;text-align:left;margin-left:6.75pt;margin-top:0;width:141.7pt;height:40.05pt;z-index:25248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PB7EA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" filled="f" strokecolor="black [3213]">
                <v:textbox>
                  <w:txbxContent>
                    <w:p w14:paraId="7EE193ED" w14:textId="76B574F9"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Configuração</w:t>
                      </w:r>
                    </w:p>
                  </w:txbxContent>
                </v:textbox>
                <w10:wrap type="topAndBottom"/>
              </v:shape>
            </w:pict>
          </mc:Fallback>
        </mc:AlternateContent>
      </w:r>
      <w:r w:rsidR="00D3153D">
        <w:rPr>
          <w:noProof/>
        </w:rPr>
        <mc:AlternateContent>
          <mc:Choice Requires="wps">
            <w:drawing>
              <wp:anchor distT="0" distB="0" distL="114300" distR="114300" simplePos="0" relativeHeight="252433408" behindDoc="0" locked="0" layoutInCell="1" allowOverlap="1" wp14:anchorId="5565BFDE" wp14:editId="3B7E8E13">
                <wp:simplePos x="0" y="0"/>
                <wp:positionH relativeFrom="column">
                  <wp:posOffset>3855459</wp:posOffset>
                </wp:positionH>
                <wp:positionV relativeFrom="paragraph">
                  <wp:posOffset>0</wp:posOffset>
                </wp:positionV>
                <wp:extent cx="1799590" cy="3927475"/>
                <wp:effectExtent l="0" t="0" r="10160" b="15875"/>
                <wp:wrapTopAndBottom/>
                <wp:docPr id="697665335" name="Retângulo 697665335"/>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86219D" id="Retângulo 697665335" o:spid="_x0000_s1026" style="position:absolute;margin-left:303.6pt;margin-top:0;width:141.7pt;height:309.25pt;z-index:25243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35456" behindDoc="0" locked="0" layoutInCell="1" allowOverlap="1" wp14:anchorId="011D545C" wp14:editId="5D39FEA6">
                <wp:simplePos x="0" y="0"/>
                <wp:positionH relativeFrom="column">
                  <wp:posOffset>80010</wp:posOffset>
                </wp:positionH>
                <wp:positionV relativeFrom="paragraph">
                  <wp:posOffset>0</wp:posOffset>
                </wp:positionV>
                <wp:extent cx="1799590" cy="3927475"/>
                <wp:effectExtent l="0" t="0" r="10160" b="15875"/>
                <wp:wrapTopAndBottom/>
                <wp:docPr id="697665336" name="Retângulo 697665336"/>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0D7BD7" id="Retângulo 697665336" o:spid="_x0000_s1026" style="position:absolute;margin-left:6.3pt;margin-top:0;width:141.7pt;height:309.25pt;z-index:25243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490752" behindDoc="0" locked="0" layoutInCell="1" allowOverlap="1" wp14:anchorId="14EB0D1C" wp14:editId="5F49FB30">
                <wp:simplePos x="0" y="0"/>
                <wp:positionH relativeFrom="column">
                  <wp:posOffset>3855085</wp:posOffset>
                </wp:positionH>
                <wp:positionV relativeFrom="paragraph">
                  <wp:posOffset>0</wp:posOffset>
                </wp:positionV>
                <wp:extent cx="1799590" cy="507365"/>
                <wp:effectExtent l="0" t="0" r="10160" b="26035"/>
                <wp:wrapTopAndBottom/>
                <wp:docPr id="6976653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7365"/>
                        </a:xfrm>
                        <a:prstGeom prst="rect">
                          <a:avLst/>
                        </a:prstGeom>
                        <a:noFill/>
                        <a:ln w="9525">
                          <a:solidFill>
                            <a:schemeClr val="tx1"/>
                          </a:solidFill>
                          <a:miter lim="800000"/>
                          <a:headEnd/>
                          <a:tailEnd/>
                        </a:ln>
                      </wps:spPr>
                      <wps:txbx>
                        <w:txbxContent>
                          <w:p w14:paraId="0532F7E1" w14:textId="04C4C13E"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Continuar redação salva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B0D1C" id="_x0000_s1092" type="#_x0000_t202" style="position:absolute;left:0;text-align:left;margin-left:303.55pt;margin-top:0;width:141.7pt;height:39.95pt;z-index:252490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" filled="f" strokecolor="black [3213]">
                <v:textbox>
                  <w:txbxContent>
                    <w:p w14:paraId="0532F7E1" w14:textId="04C4C13E"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Continuar redação salva</w:t>
                      </w:r>
                    </w:p>
                  </w:txbxContent>
                </v:textbox>
                <w10:wrap type="topAndBottom"/>
              </v:shape>
            </w:pict>
          </mc:Fallback>
        </mc:AlternateContent>
      </w:r>
    </w:p>
    <w:p w14:paraId="136A9278" w14:textId="2004B8BA" w:rsidR="00D3153D" w:rsidRDefault="0020554F" w:rsidP="00D3153D">
      <w:pPr>
        <w:tabs>
          <w:tab w:val="left" w:pos="6663"/>
        </w:tabs>
        <w:spacing w:after="0"/>
        <w:contextualSpacing/>
        <w:jc w:val="center"/>
      </w:pPr>
      <w:r>
        <w:rPr>
          <w:noProof/>
        </w:rPr>
        <w:drawing>
          <wp:anchor distT="0" distB="0" distL="114300" distR="114300" simplePos="0" relativeHeight="252526592" behindDoc="0" locked="0" layoutInCell="1" allowOverlap="1" wp14:anchorId="4D12478E" wp14:editId="3DA3AE5A">
            <wp:simplePos x="0" y="0"/>
            <wp:positionH relativeFrom="column">
              <wp:posOffset>130100</wp:posOffset>
            </wp:positionH>
            <wp:positionV relativeFrom="paragraph">
              <wp:posOffset>852207</wp:posOffset>
            </wp:positionV>
            <wp:extent cx="1763395" cy="3392544"/>
            <wp:effectExtent l="0" t="0" r="8255" b="0"/>
            <wp:wrapNone/>
            <wp:docPr id="899023890" name="Imagem 899023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7">
                      <a:extLst>
                        <a:ext uri="{28A0092B-C50C-407E-A947-70E740481C1C}">
                          <a14:useLocalDpi xmlns:a14="http://schemas.microsoft.com/office/drawing/2010/main" val="0"/>
                        </a:ext>
                      </a:extLst>
                    </a:blip>
                    <a:srcRect l="9049" t="9380" r="9049" b="4599"/>
                    <a:stretch/>
                  </pic:blipFill>
                  <pic:spPr bwMode="auto">
                    <a:xfrm>
                      <a:off x="0" y="0"/>
                      <a:ext cx="1764195" cy="33940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567F">
        <w:rPr>
          <w:noProof/>
        </w:rPr>
        <w:drawing>
          <wp:anchor distT="0" distB="0" distL="114300" distR="114300" simplePos="0" relativeHeight="252498944" behindDoc="0" locked="0" layoutInCell="1" allowOverlap="1" wp14:anchorId="3150E947" wp14:editId="683BFEA9">
            <wp:simplePos x="0" y="0"/>
            <wp:positionH relativeFrom="column">
              <wp:posOffset>3881755</wp:posOffset>
            </wp:positionH>
            <wp:positionV relativeFrom="paragraph">
              <wp:posOffset>858259</wp:posOffset>
            </wp:positionV>
            <wp:extent cx="1763220" cy="3386306"/>
            <wp:effectExtent l="0" t="0" r="8890" b="5080"/>
            <wp:wrapNone/>
            <wp:docPr id="899023879" name="Imagem 899023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8">
                      <a:extLst>
                        <a:ext uri="{28A0092B-C50C-407E-A947-70E740481C1C}">
                          <a14:useLocalDpi xmlns:a14="http://schemas.microsoft.com/office/drawing/2010/main" val="0"/>
                        </a:ext>
                      </a:extLst>
                    </a:blip>
                    <a:srcRect l="9995" t="4653" r="9002" b="5115"/>
                    <a:stretch/>
                  </pic:blipFill>
                  <pic:spPr bwMode="auto">
                    <a:xfrm>
                      <a:off x="0" y="0"/>
                      <a:ext cx="1763220" cy="33863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50C0">
        <w:rPr>
          <w:noProof/>
        </w:rPr>
        <w:drawing>
          <wp:anchor distT="0" distB="0" distL="114300" distR="114300" simplePos="0" relativeHeight="252495872" behindDoc="0" locked="0" layoutInCell="1" allowOverlap="1" wp14:anchorId="3DD03577" wp14:editId="7AD04B65">
            <wp:simplePos x="0" y="0"/>
            <wp:positionH relativeFrom="column">
              <wp:posOffset>2010410</wp:posOffset>
            </wp:positionH>
            <wp:positionV relativeFrom="paragraph">
              <wp:posOffset>868419</wp:posOffset>
            </wp:positionV>
            <wp:extent cx="1764000" cy="3384000"/>
            <wp:effectExtent l="0" t="0" r="8255" b="6985"/>
            <wp:wrapNone/>
            <wp:docPr id="899023878" name="Imagem 899023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9">
                      <a:extLst>
                        <a:ext uri="{28A0092B-C50C-407E-A947-70E740481C1C}">
                          <a14:useLocalDpi xmlns:a14="http://schemas.microsoft.com/office/drawing/2010/main" val="0"/>
                        </a:ext>
                      </a:extLst>
                    </a:blip>
                    <a:srcRect l="8060" t="4856" r="8060" b="5054"/>
                    <a:stretch/>
                  </pic:blipFill>
                  <pic:spPr bwMode="auto">
                    <a:xfrm>
                      <a:off x="0" y="0"/>
                      <a:ext cx="1764000"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sidRPr="0097042C">
        <w:rPr>
          <w:b/>
          <w:bCs/>
          <w:noProof/>
        </w:rPr>
        <mc:AlternateContent>
          <mc:Choice Requires="wps">
            <w:drawing>
              <wp:anchor distT="45720" distB="45720" distL="114300" distR="114300" simplePos="0" relativeHeight="252499968" behindDoc="0" locked="0" layoutInCell="1" allowOverlap="1" wp14:anchorId="1D5B563A" wp14:editId="5BC59C2C">
                <wp:simplePos x="0" y="0"/>
                <wp:positionH relativeFrom="column">
                  <wp:posOffset>3860800</wp:posOffset>
                </wp:positionH>
                <wp:positionV relativeFrom="paragraph">
                  <wp:posOffset>336588</wp:posOffset>
                </wp:positionV>
                <wp:extent cx="1799590" cy="508635"/>
                <wp:effectExtent l="0" t="0" r="10160" b="24765"/>
                <wp:wrapTopAndBottom/>
                <wp:docPr id="104816556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5C164A74" w14:textId="04E9A285"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Digitar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B563A" id="_x0000_s1093" type="#_x0000_t202" style="position:absolute;left:0;text-align:left;margin-left:304pt;margin-top:26.5pt;width:141.7pt;height:40.05pt;z-index:25249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xMEQ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" filled="f" strokecolor="black [3213]">
                <v:textbox>
                  <w:txbxContent>
                    <w:p w14:paraId="5C164A74" w14:textId="04E9A285"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Digitar redação</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496896" behindDoc="0" locked="0" layoutInCell="1" allowOverlap="1" wp14:anchorId="43ABC9C4" wp14:editId="3D452614">
                <wp:simplePos x="0" y="0"/>
                <wp:positionH relativeFrom="column">
                  <wp:posOffset>1993900</wp:posOffset>
                </wp:positionH>
                <wp:positionV relativeFrom="paragraph">
                  <wp:posOffset>332479</wp:posOffset>
                </wp:positionV>
                <wp:extent cx="1799590" cy="508635"/>
                <wp:effectExtent l="0" t="0" r="10160" b="24765"/>
                <wp:wrapTopAndBottom/>
                <wp:docPr id="104816556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6DA6EE99" w14:textId="443E3D4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Texto de 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BC9C4" id="_x0000_s1094" type="#_x0000_t202" style="position:absolute;left:0;text-align:left;margin-left:157pt;margin-top:26.2pt;width:141.7pt;height:40.05pt;z-index:25249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3c8EQ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" filled="f" strokecolor="black [3213]">
                <v:textbox>
                  <w:txbxContent>
                    <w:p w14:paraId="6DA6EE99" w14:textId="443E3D4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Texto de apoio</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527616" behindDoc="0" locked="0" layoutInCell="1" allowOverlap="1" wp14:anchorId="2840F344" wp14:editId="44021C4E">
                <wp:simplePos x="0" y="0"/>
                <wp:positionH relativeFrom="column">
                  <wp:posOffset>108585</wp:posOffset>
                </wp:positionH>
                <wp:positionV relativeFrom="paragraph">
                  <wp:posOffset>331731</wp:posOffset>
                </wp:positionV>
                <wp:extent cx="1799590" cy="508635"/>
                <wp:effectExtent l="0" t="0" r="10160" b="24765"/>
                <wp:wrapTopAndBottom/>
                <wp:docPr id="104816557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3291DA30" w14:textId="423B37CE"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Escolher 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0F344" id="_x0000_s1095" type="#_x0000_t202" style="position:absolute;left:0;text-align:left;margin-left:8.55pt;margin-top:26.1pt;width:141.7pt;height:40.05pt;z-index:25252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" filled="f" strokecolor="black [3213]">
                <v:textbox>
                  <w:txbxContent>
                    <w:p w14:paraId="3291DA30" w14:textId="423B37CE"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Escolher tema</w:t>
                      </w:r>
                    </w:p>
                  </w:txbxContent>
                </v:textbox>
                <w10:wrap type="topAndBottom"/>
              </v:shape>
            </w:pict>
          </mc:Fallback>
        </mc:AlternateContent>
      </w:r>
      <w:r w:rsidR="00D3153D">
        <w:rPr>
          <w:noProof/>
        </w:rPr>
        <mc:AlternateContent>
          <mc:Choice Requires="wps">
            <w:drawing>
              <wp:anchor distT="0" distB="0" distL="114300" distR="114300" simplePos="0" relativeHeight="252430336" behindDoc="0" locked="0" layoutInCell="1" allowOverlap="1" wp14:anchorId="38F7B7F4" wp14:editId="1258E40F">
                <wp:simplePos x="0" y="0"/>
                <wp:positionH relativeFrom="column">
                  <wp:posOffset>3860165</wp:posOffset>
                </wp:positionH>
                <wp:positionV relativeFrom="paragraph">
                  <wp:posOffset>333114</wp:posOffset>
                </wp:positionV>
                <wp:extent cx="1800000" cy="3927705"/>
                <wp:effectExtent l="0" t="0" r="10160" b="15875"/>
                <wp:wrapTopAndBottom/>
                <wp:docPr id="1048165575" name="Retângulo 1048165575"/>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E1E0AA" id="Retângulo 1048165575" o:spid="_x0000_s1026" style="position:absolute;margin-left:303.95pt;margin-top:26.25pt;width:141.75pt;height:309.25pt;z-index:25243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31360" behindDoc="0" locked="0" layoutInCell="1" allowOverlap="1" wp14:anchorId="7731D3CF" wp14:editId="4D97AD86">
                <wp:simplePos x="0" y="0"/>
                <wp:positionH relativeFrom="column">
                  <wp:posOffset>1994909</wp:posOffset>
                </wp:positionH>
                <wp:positionV relativeFrom="paragraph">
                  <wp:posOffset>334645</wp:posOffset>
                </wp:positionV>
                <wp:extent cx="1800000" cy="3927705"/>
                <wp:effectExtent l="0" t="0" r="10160" b="15875"/>
                <wp:wrapTopAndBottom/>
                <wp:docPr id="1048165576" name="Retângulo 1048165576"/>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0EA642" id="Retângulo 1048165576" o:spid="_x0000_s1026" style="position:absolute;margin-left:157.1pt;margin-top:26.35pt;width:141.75pt;height:309.25pt;z-index:25243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32384" behindDoc="0" locked="0" layoutInCell="1" allowOverlap="1" wp14:anchorId="4EE8DB4D" wp14:editId="4732EF8E">
                <wp:simplePos x="0" y="0"/>
                <wp:positionH relativeFrom="column">
                  <wp:posOffset>109930</wp:posOffset>
                </wp:positionH>
                <wp:positionV relativeFrom="paragraph">
                  <wp:posOffset>334458</wp:posOffset>
                </wp:positionV>
                <wp:extent cx="1800000" cy="3927705"/>
                <wp:effectExtent l="0" t="0" r="10160" b="15875"/>
                <wp:wrapTopAndBottom/>
                <wp:docPr id="1048165577" name="Retângulo 1048165577"/>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C90E36" w14:textId="77777777" w:rsidR="00DF0382" w:rsidRDefault="00DF0382" w:rsidP="00DF03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E8DB4D" id="Retângulo 1048165577" o:spid="_x0000_s1096" style="position:absolute;left:0;text-align:left;margin-left:8.65pt;margin-top:26.35pt;width:141.75pt;height:309.25pt;z-index:25243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" fillcolor="white [3212]" strokecolor="black [3213]" strokeweight="1pt">
                <v:textbox>
                  <w:txbxContent>
                    <w:p w14:paraId="07C90E36" w14:textId="77777777" w:rsidR="00DF0382" w:rsidRDefault="00DF0382" w:rsidP="00DF0382">
                      <w:pPr>
                        <w:jc w:val="center"/>
                      </w:pPr>
                    </w:p>
                  </w:txbxContent>
                </v:textbox>
                <w10:wrap type="topAndBottom"/>
              </v:rect>
            </w:pict>
          </mc:Fallback>
        </mc:AlternateContent>
      </w:r>
    </w:p>
    <w:p w14:paraId="3B80E48B" w14:textId="51C8C8D6" w:rsidR="00D3153D" w:rsidRDefault="00D3153D" w:rsidP="00D3153D">
      <w:pPr>
        <w:spacing w:after="0"/>
        <w:contextualSpacing/>
        <w:jc w:val="center"/>
      </w:pPr>
      <w:r>
        <w:rPr>
          <w:b/>
          <w:bCs/>
        </w:rPr>
        <w:t xml:space="preserve">Fonte: </w:t>
      </w:r>
      <w:r w:rsidRPr="00EB381C">
        <w:t xml:space="preserve"> </w:t>
      </w:r>
      <w:r w:rsidRPr="001E2AF2">
        <w:t>Elaboração Própria</w:t>
      </w:r>
      <w:r w:rsidRPr="00643E38">
        <w:rPr>
          <w:noProof/>
        </w:rPr>
        <w:t xml:space="preserve"> </w:t>
      </w:r>
      <w:r w:rsidR="006B5AF4">
        <w:rPr>
          <w:noProof/>
        </w:rPr>
        <w:t>Figma</w:t>
      </w:r>
      <w:r>
        <w:br w:type="page"/>
      </w:r>
    </w:p>
    <w:p w14:paraId="5ACC742C" w14:textId="1A9A756B" w:rsidR="00D3153D" w:rsidRDefault="00F81E67" w:rsidP="0066567F">
      <w:pPr>
        <w:spacing w:after="0"/>
        <w:contextualSpacing/>
        <w:jc w:val="center"/>
        <w:rPr>
          <w:noProof/>
        </w:rPr>
      </w:pPr>
      <w:r>
        <w:rPr>
          <w:noProof/>
        </w:rPr>
        <w:drawing>
          <wp:anchor distT="0" distB="0" distL="114300" distR="114300" simplePos="0" relativeHeight="252508160" behindDoc="0" locked="0" layoutInCell="1" allowOverlap="1" wp14:anchorId="2BA95D59" wp14:editId="721E8E36">
            <wp:simplePos x="0" y="0"/>
            <wp:positionH relativeFrom="column">
              <wp:posOffset>3863340</wp:posOffset>
            </wp:positionH>
            <wp:positionV relativeFrom="paragraph">
              <wp:posOffset>507365</wp:posOffset>
            </wp:positionV>
            <wp:extent cx="1764000" cy="3420000"/>
            <wp:effectExtent l="0" t="0" r="8255" b="0"/>
            <wp:wrapNone/>
            <wp:docPr id="899023882" name="Imagem 8990238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0">
                      <a:extLst>
                        <a:ext uri="{28A0092B-C50C-407E-A947-70E740481C1C}">
                          <a14:useLocalDpi xmlns:a14="http://schemas.microsoft.com/office/drawing/2010/main" val="0"/>
                        </a:ext>
                      </a:extLst>
                    </a:blip>
                    <a:srcRect l="8718" t="4359" r="8878" b="3985"/>
                    <a:stretch/>
                  </pic:blipFill>
                  <pic:spPr bwMode="auto">
                    <a:xfrm>
                      <a:off x="0" y="0"/>
                      <a:ext cx="1764000" cy="34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505088" behindDoc="0" locked="0" layoutInCell="1" allowOverlap="1" wp14:anchorId="6223FF62" wp14:editId="1620B497">
            <wp:simplePos x="0" y="0"/>
            <wp:positionH relativeFrom="column">
              <wp:posOffset>1976120</wp:posOffset>
            </wp:positionH>
            <wp:positionV relativeFrom="paragraph">
              <wp:posOffset>525780</wp:posOffset>
            </wp:positionV>
            <wp:extent cx="1764000" cy="3384000"/>
            <wp:effectExtent l="0" t="0" r="8255" b="6985"/>
            <wp:wrapNone/>
            <wp:docPr id="899023881" name="Imagem 8990238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1">
                      <a:extLst>
                        <a:ext uri="{28A0092B-C50C-407E-A947-70E740481C1C}">
                          <a14:useLocalDpi xmlns:a14="http://schemas.microsoft.com/office/drawing/2010/main" val="0"/>
                        </a:ext>
                      </a:extLst>
                    </a:blip>
                    <a:srcRect l="8718" t="4709" r="8508" b="4642"/>
                    <a:stretch/>
                  </pic:blipFill>
                  <pic:spPr bwMode="auto">
                    <a:xfrm>
                      <a:off x="0" y="0"/>
                      <a:ext cx="1764000"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502016" behindDoc="0" locked="0" layoutInCell="1" allowOverlap="1" wp14:anchorId="63176893" wp14:editId="23450CC0">
            <wp:simplePos x="0" y="0"/>
            <wp:positionH relativeFrom="column">
              <wp:posOffset>95885</wp:posOffset>
            </wp:positionH>
            <wp:positionV relativeFrom="paragraph">
              <wp:posOffset>534182</wp:posOffset>
            </wp:positionV>
            <wp:extent cx="1764000" cy="3384000"/>
            <wp:effectExtent l="0" t="0" r="8255" b="6985"/>
            <wp:wrapNone/>
            <wp:docPr id="899023880" name="Imagem 899023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2">
                      <a:extLst>
                        <a:ext uri="{28A0092B-C50C-407E-A947-70E740481C1C}">
                          <a14:useLocalDpi xmlns:a14="http://schemas.microsoft.com/office/drawing/2010/main" val="0"/>
                        </a:ext>
                      </a:extLst>
                    </a:blip>
                    <a:srcRect l="9639" t="5185" r="9639" b="4061"/>
                    <a:stretch/>
                  </pic:blipFill>
                  <pic:spPr bwMode="auto">
                    <a:xfrm>
                      <a:off x="0" y="0"/>
                      <a:ext cx="1764000"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Pr>
          <w:noProof/>
        </w:rPr>
        <mc:AlternateContent>
          <mc:Choice Requires="wps">
            <w:drawing>
              <wp:anchor distT="0" distB="0" distL="114300" distR="114300" simplePos="0" relativeHeight="252447744" behindDoc="0" locked="0" layoutInCell="1" allowOverlap="1" wp14:anchorId="2ABC502C" wp14:editId="155C614F">
                <wp:simplePos x="0" y="0"/>
                <wp:positionH relativeFrom="column">
                  <wp:posOffset>1964055</wp:posOffset>
                </wp:positionH>
                <wp:positionV relativeFrom="paragraph">
                  <wp:posOffset>0</wp:posOffset>
                </wp:positionV>
                <wp:extent cx="1799590" cy="3927475"/>
                <wp:effectExtent l="0" t="0" r="10160" b="15875"/>
                <wp:wrapTopAndBottom/>
                <wp:docPr id="1048165584" name="Retângulo 1048165584"/>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E7E060" id="Retângulo 1048165584" o:spid="_x0000_s1026" style="position:absolute;margin-left:154.65pt;margin-top:0;width:141.7pt;height:309.25pt;z-index:25244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506112" behindDoc="0" locked="0" layoutInCell="1" allowOverlap="1" wp14:anchorId="140DC574" wp14:editId="02D09AAF">
                <wp:simplePos x="0" y="0"/>
                <wp:positionH relativeFrom="column">
                  <wp:posOffset>1967230</wp:posOffset>
                </wp:positionH>
                <wp:positionV relativeFrom="paragraph">
                  <wp:posOffset>0</wp:posOffset>
                </wp:positionV>
                <wp:extent cx="1799590" cy="508635"/>
                <wp:effectExtent l="0" t="0" r="10160" b="24765"/>
                <wp:wrapTopAndBottom/>
                <wp:docPr id="104816560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4103F4CF" w14:textId="6E3C3FFB"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IA avaliação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DC574" id="_x0000_s1097" type="#_x0000_t202" style="position:absolute;left:0;text-align:left;margin-left:154.9pt;margin-top:0;width:141.7pt;height:40.05pt;z-index:25250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N8EA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" filled="f" strokecolor="black [3213]">
                <v:textbox>
                  <w:txbxContent>
                    <w:p w14:paraId="4103F4CF" w14:textId="6E3C3FFB" w:rsidR="00D3153D" w:rsidRDefault="00D3153D" w:rsidP="00D3153D">
                      <w:pPr>
                        <w:jc w:val="center"/>
                        <w:rPr>
                          <w:color w:val="0D0D0D" w:themeColor="text1" w:themeTint="F2"/>
                          <w:sz w:val="20"/>
                          <w:szCs w:val="20"/>
                        </w:rPr>
                      </w:pPr>
                      <w:r w:rsidRPr="00EB381C">
                        <w:rPr>
                          <w:sz w:val="20"/>
                          <w:szCs w:val="20"/>
                        </w:rPr>
                        <w:t xml:space="preserve">Figura </w:t>
                      </w:r>
                      <w:r>
                        <w:rPr>
                          <w:sz w:val="20"/>
                          <w:szCs w:val="20"/>
                        </w:rPr>
                        <w:t>45</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IA avaliação</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503040" behindDoc="0" locked="0" layoutInCell="1" allowOverlap="1" wp14:anchorId="53F1A4B8" wp14:editId="407F601F">
                <wp:simplePos x="0" y="0"/>
                <wp:positionH relativeFrom="column">
                  <wp:posOffset>85464</wp:posOffset>
                </wp:positionH>
                <wp:positionV relativeFrom="paragraph">
                  <wp:posOffset>0</wp:posOffset>
                </wp:positionV>
                <wp:extent cx="1799590" cy="508635"/>
                <wp:effectExtent l="0" t="0" r="10160" b="24765"/>
                <wp:wrapTopAndBottom/>
                <wp:docPr id="10481656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0236F2B6" w14:textId="7A4A502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Selecionar arquivo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1A4B8" id="_x0000_s1098" type="#_x0000_t202" style="position:absolute;left:0;text-align:left;margin-left:6.75pt;margin-top:0;width:141.7pt;height:40.05pt;z-index:25250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G9EQ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" filled="f" strokecolor="black [3213]">
                <v:textbox>
                  <w:txbxContent>
                    <w:p w14:paraId="0236F2B6" w14:textId="7A4A502D"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 xml:space="preserve">Tela: </w:t>
                      </w:r>
                      <w:r w:rsidR="006216B3">
                        <w:rPr>
                          <w:color w:val="0D0D0D" w:themeColor="text1" w:themeTint="F2"/>
                          <w:sz w:val="20"/>
                          <w:szCs w:val="20"/>
                        </w:rPr>
                        <w:t>Selecionar arquivo de redação</w:t>
                      </w:r>
                    </w:p>
                  </w:txbxContent>
                </v:textbox>
                <w10:wrap type="topAndBottom"/>
              </v:shape>
            </w:pict>
          </mc:Fallback>
        </mc:AlternateContent>
      </w:r>
      <w:r w:rsidR="00D3153D">
        <w:rPr>
          <w:noProof/>
        </w:rPr>
        <mc:AlternateContent>
          <mc:Choice Requires="wps">
            <w:drawing>
              <wp:anchor distT="0" distB="0" distL="114300" distR="114300" simplePos="0" relativeHeight="252446720" behindDoc="0" locked="0" layoutInCell="1" allowOverlap="1" wp14:anchorId="26696BB1" wp14:editId="355536C0">
                <wp:simplePos x="0" y="0"/>
                <wp:positionH relativeFrom="column">
                  <wp:posOffset>3855459</wp:posOffset>
                </wp:positionH>
                <wp:positionV relativeFrom="paragraph">
                  <wp:posOffset>0</wp:posOffset>
                </wp:positionV>
                <wp:extent cx="1799590" cy="3927475"/>
                <wp:effectExtent l="0" t="0" r="10160" b="15875"/>
                <wp:wrapTopAndBottom/>
                <wp:docPr id="1048165612" name="Retângulo 1048165612"/>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FC9009" id="Retângulo 1048165612" o:spid="_x0000_s1026" style="position:absolute;margin-left:303.6pt;margin-top:0;width:141.7pt;height:309.25pt;z-index:25244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48768" behindDoc="0" locked="0" layoutInCell="1" allowOverlap="1" wp14:anchorId="2122283D" wp14:editId="366E6063">
                <wp:simplePos x="0" y="0"/>
                <wp:positionH relativeFrom="column">
                  <wp:posOffset>80010</wp:posOffset>
                </wp:positionH>
                <wp:positionV relativeFrom="paragraph">
                  <wp:posOffset>0</wp:posOffset>
                </wp:positionV>
                <wp:extent cx="1799590" cy="3927475"/>
                <wp:effectExtent l="0" t="0" r="10160" b="15875"/>
                <wp:wrapTopAndBottom/>
                <wp:docPr id="1048165613" name="Retângulo 1048165613"/>
                <wp:cNvGraphicFramePr/>
                <a:graphic xmlns:a="http://schemas.openxmlformats.org/drawingml/2006/main">
                  <a:graphicData uri="http://schemas.microsoft.com/office/word/2010/wordprocessingShape">
                    <wps:wsp>
                      <wps:cNvSpPr/>
                      <wps:spPr>
                        <a:xfrm>
                          <a:off x="0" y="0"/>
                          <a:ext cx="1799590" cy="39274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6F46A" id="Retângulo 1048165613" o:spid="_x0000_s1026" style="position:absolute;margin-left:6.3pt;margin-top:0;width:141.7pt;height:309.25pt;z-index:25244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" fillcolor="white [3212]" strokecolor="black [3213]" strokeweight="1pt">
                <w10:wrap type="topAndBottom"/>
              </v:rect>
            </w:pict>
          </mc:Fallback>
        </mc:AlternateContent>
      </w:r>
      <w:r w:rsidR="00D3153D" w:rsidRPr="0097042C">
        <w:rPr>
          <w:b/>
          <w:bCs/>
          <w:noProof/>
        </w:rPr>
        <mc:AlternateContent>
          <mc:Choice Requires="wps">
            <w:drawing>
              <wp:anchor distT="45720" distB="45720" distL="114300" distR="114300" simplePos="0" relativeHeight="252509184" behindDoc="0" locked="0" layoutInCell="1" allowOverlap="1" wp14:anchorId="43748098" wp14:editId="63E99AB4">
                <wp:simplePos x="0" y="0"/>
                <wp:positionH relativeFrom="column">
                  <wp:posOffset>3855085</wp:posOffset>
                </wp:positionH>
                <wp:positionV relativeFrom="paragraph">
                  <wp:posOffset>0</wp:posOffset>
                </wp:positionV>
                <wp:extent cx="1799590" cy="507365"/>
                <wp:effectExtent l="0" t="0" r="10160" b="26035"/>
                <wp:wrapTopAndBottom/>
                <wp:docPr id="10481656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7365"/>
                        </a:xfrm>
                        <a:prstGeom prst="rect">
                          <a:avLst/>
                        </a:prstGeom>
                        <a:noFill/>
                        <a:ln w="9525">
                          <a:solidFill>
                            <a:schemeClr val="tx1"/>
                          </a:solidFill>
                          <a:miter lim="800000"/>
                          <a:headEnd/>
                          <a:tailEnd/>
                        </a:ln>
                      </wps:spPr>
                      <wps:txbx>
                        <w:txbxContent>
                          <w:p w14:paraId="43B4ECA9" w14:textId="0204330C"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Histórico de 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48098" id="_x0000_s1099" type="#_x0000_t202" style="position:absolute;left:0;text-align:left;margin-left:303.55pt;margin-top:0;width:141.7pt;height:39.95pt;z-index:25250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" filled="f" strokecolor="black [3213]">
                <v:textbox>
                  <w:txbxContent>
                    <w:p w14:paraId="43B4ECA9" w14:textId="0204330C" w:rsidR="00D3153D" w:rsidRPr="00643E38" w:rsidRDefault="00D3153D" w:rsidP="00D3153D">
                      <w:pPr>
                        <w:jc w:val="center"/>
                        <w:rPr>
                          <w:sz w:val="20"/>
                          <w:szCs w:val="20"/>
                        </w:rPr>
                      </w:pPr>
                      <w:r w:rsidRPr="00EB381C">
                        <w:rPr>
                          <w:sz w:val="20"/>
                          <w:szCs w:val="20"/>
                        </w:rPr>
                        <w:t xml:space="preserve">Figura </w:t>
                      </w:r>
                      <w:r>
                        <w:rPr>
                          <w:sz w:val="20"/>
                          <w:szCs w:val="20"/>
                        </w:rPr>
                        <w:t>46</w:t>
                      </w:r>
                      <w:r w:rsidRPr="00EB381C">
                        <w:rPr>
                          <w:sz w:val="20"/>
                          <w:szCs w:val="20"/>
                        </w:rPr>
                        <w:t xml:space="preserve"> – </w:t>
                      </w:r>
                      <w:r w:rsidRPr="00EB381C">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Histórico de redações</w:t>
                      </w:r>
                    </w:p>
                  </w:txbxContent>
                </v:textbox>
                <w10:wrap type="topAndBottom"/>
              </v:shape>
            </w:pict>
          </mc:Fallback>
        </mc:AlternateContent>
      </w:r>
    </w:p>
    <w:p w14:paraId="7091A75B" w14:textId="4AE23ED2" w:rsidR="00D3153D" w:rsidRDefault="00A524EA" w:rsidP="00D3153D">
      <w:pPr>
        <w:tabs>
          <w:tab w:val="left" w:pos="6663"/>
        </w:tabs>
        <w:spacing w:after="0"/>
        <w:contextualSpacing/>
        <w:jc w:val="center"/>
      </w:pPr>
      <w:r>
        <w:rPr>
          <w:noProof/>
        </w:rPr>
        <w:drawing>
          <wp:anchor distT="0" distB="0" distL="114300" distR="114300" simplePos="0" relativeHeight="252517376" behindDoc="0" locked="0" layoutInCell="1" allowOverlap="1" wp14:anchorId="612A7111" wp14:editId="7321D5EA">
            <wp:simplePos x="0" y="0"/>
            <wp:positionH relativeFrom="column">
              <wp:posOffset>3873500</wp:posOffset>
            </wp:positionH>
            <wp:positionV relativeFrom="paragraph">
              <wp:posOffset>868202</wp:posOffset>
            </wp:positionV>
            <wp:extent cx="1763395" cy="3384000"/>
            <wp:effectExtent l="0" t="0" r="8255" b="6985"/>
            <wp:wrapTopAndBottom/>
            <wp:docPr id="899023885" name="Imagem 8990238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3">
                      <a:extLst>
                        <a:ext uri="{28A0092B-C50C-407E-A947-70E740481C1C}">
                          <a14:useLocalDpi xmlns:a14="http://schemas.microsoft.com/office/drawing/2010/main" val="0"/>
                        </a:ext>
                      </a:extLst>
                    </a:blip>
                    <a:srcRect l="8870" t="4525" r="8870" b="4942"/>
                    <a:stretch/>
                  </pic:blipFill>
                  <pic:spPr bwMode="auto">
                    <a:xfrm>
                      <a:off x="0" y="0"/>
                      <a:ext cx="1763395"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514304" behindDoc="0" locked="0" layoutInCell="1" allowOverlap="1" wp14:anchorId="51A38D79" wp14:editId="3663DBDD">
            <wp:simplePos x="0" y="0"/>
            <wp:positionH relativeFrom="column">
              <wp:posOffset>2015490</wp:posOffset>
            </wp:positionH>
            <wp:positionV relativeFrom="paragraph">
              <wp:posOffset>865850</wp:posOffset>
            </wp:positionV>
            <wp:extent cx="1763395" cy="3384000"/>
            <wp:effectExtent l="0" t="0" r="8255" b="6985"/>
            <wp:wrapNone/>
            <wp:docPr id="899023884" name="Imagem 8990238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4">
                      <a:extLst>
                        <a:ext uri="{28A0092B-C50C-407E-A947-70E740481C1C}">
                          <a14:useLocalDpi xmlns:a14="http://schemas.microsoft.com/office/drawing/2010/main" val="0"/>
                        </a:ext>
                      </a:extLst>
                    </a:blip>
                    <a:srcRect l="8941" t="4722" r="9293" b="4460"/>
                    <a:stretch/>
                  </pic:blipFill>
                  <pic:spPr bwMode="auto">
                    <a:xfrm>
                      <a:off x="0" y="0"/>
                      <a:ext cx="1763395" cy="338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069F">
        <w:rPr>
          <w:noProof/>
        </w:rPr>
        <w:drawing>
          <wp:anchor distT="0" distB="0" distL="114300" distR="114300" simplePos="0" relativeHeight="252511232" behindDoc="0" locked="0" layoutInCell="1" allowOverlap="1" wp14:anchorId="42888050" wp14:editId="18273E1A">
            <wp:simplePos x="0" y="0"/>
            <wp:positionH relativeFrom="column">
              <wp:posOffset>124460</wp:posOffset>
            </wp:positionH>
            <wp:positionV relativeFrom="paragraph">
              <wp:posOffset>844550</wp:posOffset>
            </wp:positionV>
            <wp:extent cx="1764000" cy="3420000"/>
            <wp:effectExtent l="0" t="0" r="8255" b="0"/>
            <wp:wrapNone/>
            <wp:docPr id="899023883" name="Imagem 899023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5">
                      <a:extLst>
                        <a:ext uri="{28A0092B-C50C-407E-A947-70E740481C1C}">
                          <a14:useLocalDpi xmlns:a14="http://schemas.microsoft.com/office/drawing/2010/main" val="0"/>
                        </a:ext>
                      </a:extLst>
                    </a:blip>
                    <a:srcRect l="8529" t="4773" r="11382" b="3903"/>
                    <a:stretch/>
                  </pic:blipFill>
                  <pic:spPr bwMode="auto">
                    <a:xfrm>
                      <a:off x="0" y="0"/>
                      <a:ext cx="1764000" cy="34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153D" w:rsidRPr="0097042C">
        <w:rPr>
          <w:b/>
          <w:bCs/>
          <w:noProof/>
        </w:rPr>
        <mc:AlternateContent>
          <mc:Choice Requires="wps">
            <w:drawing>
              <wp:anchor distT="45720" distB="45720" distL="114300" distR="114300" simplePos="0" relativeHeight="252454912" behindDoc="0" locked="0" layoutInCell="1" allowOverlap="1" wp14:anchorId="396093D0" wp14:editId="49136176">
                <wp:simplePos x="0" y="0"/>
                <wp:positionH relativeFrom="column">
                  <wp:posOffset>3860800</wp:posOffset>
                </wp:positionH>
                <wp:positionV relativeFrom="paragraph">
                  <wp:posOffset>336588</wp:posOffset>
                </wp:positionV>
                <wp:extent cx="1799590" cy="508635"/>
                <wp:effectExtent l="0" t="0" r="10160" b="24765"/>
                <wp:wrapTopAndBottom/>
                <wp:docPr id="10481656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715BBAEF" w14:textId="098EC3AF"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sidR="006216B3">
                              <w:rPr>
                                <w:color w:val="0D0D0D" w:themeColor="text1" w:themeTint="F2"/>
                                <w:sz w:val="20"/>
                                <w:szCs w:val="20"/>
                              </w:rPr>
                              <w:t xml:space="preserve"> </w:t>
                            </w:r>
                            <w:r w:rsidR="00937342">
                              <w:rPr>
                                <w:color w:val="0D0D0D" w:themeColor="text1" w:themeTint="F2"/>
                                <w:sz w:val="20"/>
                                <w:szCs w:val="20"/>
                              </w:rPr>
                              <w:t>R</w:t>
                            </w:r>
                            <w:r w:rsidR="006216B3">
                              <w:rPr>
                                <w:color w:val="0D0D0D" w:themeColor="text1" w:themeTint="F2"/>
                                <w:sz w:val="20"/>
                                <w:szCs w:val="20"/>
                              </w:rPr>
                              <w:t>edação -</w:t>
                            </w:r>
                            <w:r w:rsidR="00937342">
                              <w:rPr>
                                <w:color w:val="0D0D0D" w:themeColor="text1" w:themeTint="F2"/>
                                <w:sz w:val="20"/>
                                <w:szCs w:val="20"/>
                              </w:rPr>
                              <w:t xml:space="preserve"> descrição</w:t>
                            </w:r>
                            <w:r w:rsidR="006216B3">
                              <w:rPr>
                                <w:color w:val="0D0D0D" w:themeColor="text1" w:themeTint="F2"/>
                                <w:sz w:val="20"/>
                                <w:szCs w:val="20"/>
                              </w:rPr>
                              <w:t xml:space="preserve"> </w:t>
                            </w:r>
                            <w:r w:rsidR="00937342">
                              <w:rPr>
                                <w:color w:val="0D0D0D" w:themeColor="text1" w:themeTint="F2"/>
                                <w:sz w:val="20"/>
                                <w:szCs w:val="20"/>
                              </w:rPr>
                              <w:t>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093D0" id="_x0000_s1100" type="#_x0000_t202" style="position:absolute;left:0;text-align:left;margin-left:304pt;margin-top:26.5pt;width:141.7pt;height:40.05pt;z-index:25245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XlEQ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" filled="f" strokecolor="black [3213]">
                <v:textbox>
                  <w:txbxContent>
                    <w:p w14:paraId="715BBAEF" w14:textId="098EC3AF"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sidR="006216B3">
                        <w:rPr>
                          <w:color w:val="0D0D0D" w:themeColor="text1" w:themeTint="F2"/>
                          <w:sz w:val="20"/>
                          <w:szCs w:val="20"/>
                        </w:rPr>
                        <w:t xml:space="preserve"> </w:t>
                      </w:r>
                      <w:r w:rsidR="00937342">
                        <w:rPr>
                          <w:color w:val="0D0D0D" w:themeColor="text1" w:themeTint="F2"/>
                          <w:sz w:val="20"/>
                          <w:szCs w:val="20"/>
                        </w:rPr>
                        <w:t>R</w:t>
                      </w:r>
                      <w:r w:rsidR="006216B3">
                        <w:rPr>
                          <w:color w:val="0D0D0D" w:themeColor="text1" w:themeTint="F2"/>
                          <w:sz w:val="20"/>
                          <w:szCs w:val="20"/>
                        </w:rPr>
                        <w:t>edação -</w:t>
                      </w:r>
                      <w:r w:rsidR="00937342">
                        <w:rPr>
                          <w:color w:val="0D0D0D" w:themeColor="text1" w:themeTint="F2"/>
                          <w:sz w:val="20"/>
                          <w:szCs w:val="20"/>
                        </w:rPr>
                        <w:t xml:space="preserve"> descrição</w:t>
                      </w:r>
                      <w:r w:rsidR="006216B3">
                        <w:rPr>
                          <w:color w:val="0D0D0D" w:themeColor="text1" w:themeTint="F2"/>
                          <w:sz w:val="20"/>
                          <w:szCs w:val="20"/>
                        </w:rPr>
                        <w:t xml:space="preserve"> </w:t>
                      </w:r>
                      <w:r w:rsidR="00937342">
                        <w:rPr>
                          <w:color w:val="0D0D0D" w:themeColor="text1" w:themeTint="F2"/>
                          <w:sz w:val="20"/>
                          <w:szCs w:val="20"/>
                        </w:rPr>
                        <w:t>Feedback</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515328" behindDoc="0" locked="0" layoutInCell="1" allowOverlap="1" wp14:anchorId="078ECFFA" wp14:editId="43D38437">
                <wp:simplePos x="0" y="0"/>
                <wp:positionH relativeFrom="column">
                  <wp:posOffset>1993900</wp:posOffset>
                </wp:positionH>
                <wp:positionV relativeFrom="paragraph">
                  <wp:posOffset>332479</wp:posOffset>
                </wp:positionV>
                <wp:extent cx="1799590" cy="508635"/>
                <wp:effectExtent l="0" t="0" r="10160" b="24765"/>
                <wp:wrapTopAndBottom/>
                <wp:docPr id="10481656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3677FFB6" w14:textId="1D77DE0A"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Explicação das competências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8ECFFA" id="_x0000_s1101" type="#_x0000_t202" style="position:absolute;left:0;text-align:left;margin-left:157pt;margin-top:26.2pt;width:141.7pt;height:40.05pt;z-index:25251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dsTEA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" filled="f" strokecolor="black [3213]">
                <v:textbox>
                  <w:txbxContent>
                    <w:p w14:paraId="3677FFB6" w14:textId="1D77DE0A"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Explicação das competências</w:t>
                      </w:r>
                    </w:p>
                  </w:txbxContent>
                </v:textbox>
                <w10:wrap type="topAndBottom"/>
              </v:shape>
            </w:pict>
          </mc:Fallback>
        </mc:AlternateContent>
      </w:r>
      <w:r w:rsidR="00D3153D" w:rsidRPr="0097042C">
        <w:rPr>
          <w:b/>
          <w:bCs/>
          <w:noProof/>
        </w:rPr>
        <mc:AlternateContent>
          <mc:Choice Requires="wps">
            <w:drawing>
              <wp:anchor distT="45720" distB="45720" distL="114300" distR="114300" simplePos="0" relativeHeight="252512256" behindDoc="0" locked="0" layoutInCell="1" allowOverlap="1" wp14:anchorId="3B9E1402" wp14:editId="1B11D63E">
                <wp:simplePos x="0" y="0"/>
                <wp:positionH relativeFrom="column">
                  <wp:posOffset>108585</wp:posOffset>
                </wp:positionH>
                <wp:positionV relativeFrom="paragraph">
                  <wp:posOffset>331731</wp:posOffset>
                </wp:positionV>
                <wp:extent cx="1799590" cy="508635"/>
                <wp:effectExtent l="0" t="0" r="10160" b="24765"/>
                <wp:wrapTopAndBottom/>
                <wp:docPr id="10481656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066C4A20" w14:textId="6C1B5692"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Redação descrição</w:t>
                            </w:r>
                            <w:r w:rsidR="00937342">
                              <w:rPr>
                                <w:color w:val="0D0D0D" w:themeColor="text1" w:themeTint="F2"/>
                                <w:sz w:val="20"/>
                                <w:szCs w:val="20"/>
                              </w:rPr>
                              <w:t xml:space="preserve"> - Pontuação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E1402" id="_x0000_s1102" type="#_x0000_t202" style="position:absolute;left:0;text-align:left;margin-left:8.55pt;margin-top:26.1pt;width:141.7pt;height:40.05pt;z-index:25251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" filled="f" strokecolor="black [3213]">
                <v:textbox>
                  <w:txbxContent>
                    <w:p w14:paraId="066C4A20" w14:textId="6C1B5692" w:rsidR="00D3153D" w:rsidRPr="007C4F2F" w:rsidRDefault="00D3153D" w:rsidP="00D3153D">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6216B3">
                        <w:rPr>
                          <w:color w:val="0D0D0D" w:themeColor="text1" w:themeTint="F2"/>
                          <w:sz w:val="20"/>
                          <w:szCs w:val="20"/>
                        </w:rPr>
                        <w:t>Redação descrição</w:t>
                      </w:r>
                      <w:r w:rsidR="00937342">
                        <w:rPr>
                          <w:color w:val="0D0D0D" w:themeColor="text1" w:themeTint="F2"/>
                          <w:sz w:val="20"/>
                          <w:szCs w:val="20"/>
                        </w:rPr>
                        <w:t xml:space="preserve"> - Pontuação</w:t>
                      </w:r>
                    </w:p>
                  </w:txbxContent>
                </v:textbox>
                <w10:wrap type="topAndBottom"/>
              </v:shape>
            </w:pict>
          </mc:Fallback>
        </mc:AlternateContent>
      </w:r>
      <w:r w:rsidR="00D3153D">
        <w:rPr>
          <w:noProof/>
        </w:rPr>
        <mc:AlternateContent>
          <mc:Choice Requires="wps">
            <w:drawing>
              <wp:anchor distT="0" distB="0" distL="114300" distR="114300" simplePos="0" relativeHeight="252443648" behindDoc="0" locked="0" layoutInCell="1" allowOverlap="1" wp14:anchorId="52A2CC05" wp14:editId="4A79B7C1">
                <wp:simplePos x="0" y="0"/>
                <wp:positionH relativeFrom="column">
                  <wp:posOffset>3860165</wp:posOffset>
                </wp:positionH>
                <wp:positionV relativeFrom="paragraph">
                  <wp:posOffset>333114</wp:posOffset>
                </wp:positionV>
                <wp:extent cx="1800000" cy="3927705"/>
                <wp:effectExtent l="0" t="0" r="10160" b="15875"/>
                <wp:wrapTopAndBottom/>
                <wp:docPr id="1048165618" name="Retângulo 1048165618"/>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C8993" id="Retângulo 1048165618" o:spid="_x0000_s1026" style="position:absolute;margin-left:303.95pt;margin-top:26.25pt;width:141.75pt;height:309.25pt;z-index:25244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44672" behindDoc="0" locked="0" layoutInCell="1" allowOverlap="1" wp14:anchorId="3A8B3C15" wp14:editId="0A8CCAB9">
                <wp:simplePos x="0" y="0"/>
                <wp:positionH relativeFrom="column">
                  <wp:posOffset>1994909</wp:posOffset>
                </wp:positionH>
                <wp:positionV relativeFrom="paragraph">
                  <wp:posOffset>334645</wp:posOffset>
                </wp:positionV>
                <wp:extent cx="1800000" cy="3927705"/>
                <wp:effectExtent l="0" t="0" r="10160" b="15875"/>
                <wp:wrapTopAndBottom/>
                <wp:docPr id="1048165619" name="Retângulo 1048165619"/>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D8D8F5" id="Retângulo 1048165619" o:spid="_x0000_s1026" style="position:absolute;margin-left:157.1pt;margin-top:26.35pt;width:141.75pt;height:309.25pt;z-index:25244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" fillcolor="white [3212]" strokecolor="black [3213]" strokeweight="1pt">
                <w10:wrap type="topAndBottom"/>
              </v:rect>
            </w:pict>
          </mc:Fallback>
        </mc:AlternateContent>
      </w:r>
      <w:r w:rsidR="00D3153D">
        <w:rPr>
          <w:noProof/>
        </w:rPr>
        <mc:AlternateContent>
          <mc:Choice Requires="wps">
            <w:drawing>
              <wp:anchor distT="0" distB="0" distL="114300" distR="114300" simplePos="0" relativeHeight="252445696" behindDoc="0" locked="0" layoutInCell="1" allowOverlap="1" wp14:anchorId="5649CD8F" wp14:editId="685FC32F">
                <wp:simplePos x="0" y="0"/>
                <wp:positionH relativeFrom="column">
                  <wp:posOffset>109930</wp:posOffset>
                </wp:positionH>
                <wp:positionV relativeFrom="paragraph">
                  <wp:posOffset>334458</wp:posOffset>
                </wp:positionV>
                <wp:extent cx="1800000" cy="3927705"/>
                <wp:effectExtent l="0" t="0" r="10160" b="15875"/>
                <wp:wrapTopAndBottom/>
                <wp:docPr id="1048165620" name="Retângulo 1048165620"/>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0EE0D3" id="Retângulo 1048165620" o:spid="_x0000_s1026" style="position:absolute;margin-left:8.65pt;margin-top:26.35pt;width:141.75pt;height:309.25pt;z-index:25244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" fillcolor="white [3212]" strokecolor="black [3213]" strokeweight="1pt">
                <w10:wrap type="topAndBottom"/>
              </v:rect>
            </w:pict>
          </mc:Fallback>
        </mc:AlternateContent>
      </w:r>
    </w:p>
    <w:p w14:paraId="1ECE3310" w14:textId="1ECD8E0A" w:rsidR="00D3153D" w:rsidRDefault="00D3153D" w:rsidP="00D3153D">
      <w:pPr>
        <w:spacing w:after="0"/>
        <w:contextualSpacing/>
        <w:jc w:val="center"/>
      </w:pPr>
      <w:r>
        <w:rPr>
          <w:b/>
          <w:bCs/>
        </w:rPr>
        <w:t xml:space="preserve">Fonte: </w:t>
      </w:r>
      <w:r w:rsidRPr="00EB381C">
        <w:t xml:space="preserve"> </w:t>
      </w:r>
      <w:r w:rsidRPr="001E2AF2">
        <w:t>Elaboração</w:t>
      </w:r>
      <w:r w:rsidR="006B5AF4">
        <w:t xml:space="preserve"> </w:t>
      </w:r>
      <w:r w:rsidRPr="001E2AF2">
        <w:t>Própria</w:t>
      </w:r>
      <w:r w:rsidRPr="00643E38">
        <w:rPr>
          <w:noProof/>
        </w:rPr>
        <w:t xml:space="preserve"> </w:t>
      </w:r>
      <w:r w:rsidR="006B5AF4">
        <w:rPr>
          <w:noProof/>
        </w:rPr>
        <w:t>Figma</w:t>
      </w:r>
      <w:r>
        <w:br w:type="page"/>
      </w:r>
    </w:p>
    <w:p w14:paraId="5200B649" w14:textId="0A968112" w:rsidR="00A524EA" w:rsidRDefault="006B5AF4" w:rsidP="00D3153D">
      <w:pPr>
        <w:spacing w:after="0"/>
        <w:contextualSpacing/>
        <w:jc w:val="center"/>
      </w:pPr>
      <w:r>
        <w:rPr>
          <w:noProof/>
        </w:rPr>
        <w:drawing>
          <wp:anchor distT="0" distB="0" distL="114300" distR="114300" simplePos="0" relativeHeight="252529664" behindDoc="0" locked="0" layoutInCell="1" allowOverlap="1" wp14:anchorId="372777F7" wp14:editId="23C2FDFC">
            <wp:simplePos x="0" y="0"/>
            <wp:positionH relativeFrom="column">
              <wp:posOffset>2052320</wp:posOffset>
            </wp:positionH>
            <wp:positionV relativeFrom="paragraph">
              <wp:posOffset>720263</wp:posOffset>
            </wp:positionV>
            <wp:extent cx="1764000" cy="3383363"/>
            <wp:effectExtent l="0" t="0" r="8255" b="7620"/>
            <wp:wrapNone/>
            <wp:docPr id="899023891" name="Imagem 899023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96">
                      <a:extLst>
                        <a:ext uri="{28A0092B-C50C-407E-A947-70E740481C1C}">
                          <a14:useLocalDpi xmlns:a14="http://schemas.microsoft.com/office/drawing/2010/main" val="0"/>
                        </a:ext>
                      </a:extLst>
                    </a:blip>
                    <a:srcRect l="9649" t="4735" r="9649" b="4936"/>
                    <a:stretch/>
                  </pic:blipFill>
                  <pic:spPr bwMode="auto">
                    <a:xfrm>
                      <a:off x="0" y="0"/>
                      <a:ext cx="1764000" cy="33833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24EA" w:rsidRPr="0097042C">
        <w:rPr>
          <w:b/>
          <w:bCs/>
          <w:noProof/>
        </w:rPr>
        <mc:AlternateContent>
          <mc:Choice Requires="wps">
            <w:drawing>
              <wp:anchor distT="45720" distB="45720" distL="114300" distR="114300" simplePos="0" relativeHeight="252524544" behindDoc="0" locked="0" layoutInCell="1" allowOverlap="1" wp14:anchorId="3E4BB5D4" wp14:editId="35E08C78">
                <wp:simplePos x="0" y="0"/>
                <wp:positionH relativeFrom="column">
                  <wp:posOffset>2035175</wp:posOffset>
                </wp:positionH>
                <wp:positionV relativeFrom="paragraph">
                  <wp:posOffset>185507</wp:posOffset>
                </wp:positionV>
                <wp:extent cx="1799590" cy="508635"/>
                <wp:effectExtent l="0" t="0" r="10160" b="24765"/>
                <wp:wrapTopAndBottom/>
                <wp:docPr id="89902388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508635"/>
                        </a:xfrm>
                        <a:prstGeom prst="rect">
                          <a:avLst/>
                        </a:prstGeom>
                        <a:noFill/>
                        <a:ln w="9525">
                          <a:solidFill>
                            <a:schemeClr val="tx1"/>
                          </a:solidFill>
                          <a:miter lim="800000"/>
                          <a:headEnd/>
                          <a:tailEnd/>
                        </a:ln>
                      </wps:spPr>
                      <wps:txbx>
                        <w:txbxContent>
                          <w:p w14:paraId="748E9FC4" w14:textId="215ECF24" w:rsidR="00A524EA" w:rsidRPr="007C4F2F" w:rsidRDefault="00A524EA" w:rsidP="00A524EA">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937342">
                              <w:rPr>
                                <w:color w:val="0D0D0D" w:themeColor="text1" w:themeTint="F2"/>
                                <w:sz w:val="20"/>
                                <w:szCs w:val="20"/>
                              </w:rPr>
                              <w:t>Desempenho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BB5D4" id="_x0000_s1103" type="#_x0000_t202" style="position:absolute;left:0;text-align:left;margin-left:160.25pt;margin-top:14.6pt;width:141.7pt;height:40.05pt;z-index:25252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" filled="f" strokecolor="black [3213]">
                <v:textbox>
                  <w:txbxContent>
                    <w:p w14:paraId="748E9FC4" w14:textId="215ECF24" w:rsidR="00A524EA" w:rsidRPr="007C4F2F" w:rsidRDefault="00A524EA" w:rsidP="00A524EA">
                      <w:pPr>
                        <w:jc w:val="center"/>
                        <w:rPr>
                          <w:sz w:val="20"/>
                          <w:szCs w:val="20"/>
                        </w:rPr>
                      </w:pPr>
                      <w:r w:rsidRPr="007C4F2F">
                        <w:rPr>
                          <w:sz w:val="20"/>
                          <w:szCs w:val="20"/>
                        </w:rPr>
                        <w:t xml:space="preserve">Figura 44 – </w:t>
                      </w:r>
                      <w:r w:rsidRPr="007C4F2F">
                        <w:rPr>
                          <w:color w:val="0D0D0D" w:themeColor="text1" w:themeTint="F2"/>
                          <w:sz w:val="20"/>
                          <w:szCs w:val="20"/>
                        </w:rPr>
                        <w:t>Tela:</w:t>
                      </w:r>
                      <w:r>
                        <w:rPr>
                          <w:color w:val="0D0D0D" w:themeColor="text1" w:themeTint="F2"/>
                          <w:sz w:val="20"/>
                          <w:szCs w:val="20"/>
                        </w:rPr>
                        <w:t xml:space="preserve"> </w:t>
                      </w:r>
                      <w:r w:rsidR="00937342">
                        <w:rPr>
                          <w:color w:val="0D0D0D" w:themeColor="text1" w:themeTint="F2"/>
                          <w:sz w:val="20"/>
                          <w:szCs w:val="20"/>
                        </w:rPr>
                        <w:t>Desempenho</w:t>
                      </w:r>
                    </w:p>
                  </w:txbxContent>
                </v:textbox>
                <w10:wrap type="topAndBottom"/>
              </v:shape>
            </w:pict>
          </mc:Fallback>
        </mc:AlternateContent>
      </w:r>
      <w:r w:rsidR="00A524EA">
        <w:rPr>
          <w:noProof/>
        </w:rPr>
        <mc:AlternateContent>
          <mc:Choice Requires="wps">
            <w:drawing>
              <wp:anchor distT="0" distB="0" distL="114300" distR="114300" simplePos="0" relativeHeight="252519424" behindDoc="0" locked="0" layoutInCell="1" allowOverlap="1" wp14:anchorId="67001A1F" wp14:editId="03CA41B1">
                <wp:simplePos x="0" y="0"/>
                <wp:positionH relativeFrom="column">
                  <wp:posOffset>2035880</wp:posOffset>
                </wp:positionH>
                <wp:positionV relativeFrom="paragraph">
                  <wp:posOffset>186907</wp:posOffset>
                </wp:positionV>
                <wp:extent cx="1800000" cy="3927705"/>
                <wp:effectExtent l="0" t="0" r="10160" b="15875"/>
                <wp:wrapTopAndBottom/>
                <wp:docPr id="899023886" name="Retângulo 899023886"/>
                <wp:cNvGraphicFramePr/>
                <a:graphic xmlns:a="http://schemas.openxmlformats.org/drawingml/2006/main">
                  <a:graphicData uri="http://schemas.microsoft.com/office/word/2010/wordprocessingShape">
                    <wps:wsp>
                      <wps:cNvSpPr/>
                      <wps:spPr>
                        <a:xfrm>
                          <a:off x="0" y="0"/>
                          <a:ext cx="1800000" cy="392770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9E9CCE" id="Retângulo 899023886" o:spid="_x0000_s1026" style="position:absolute;margin-left:160.3pt;margin-top:14.7pt;width:141.75pt;height:309.25pt;z-index:252519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" fillcolor="white [3212]" strokecolor="black [3213]" strokeweight="1pt">
                <w10:wrap type="topAndBottom"/>
              </v:rect>
            </w:pict>
          </mc:Fallback>
        </mc:AlternateContent>
      </w:r>
    </w:p>
    <w:p w14:paraId="51D829BD" w14:textId="0752ECB3" w:rsidR="00A524EA" w:rsidRDefault="00A524EA" w:rsidP="00A524EA">
      <w:pPr>
        <w:spacing w:after="0"/>
        <w:contextualSpacing/>
        <w:jc w:val="center"/>
      </w:pPr>
      <w:r>
        <w:rPr>
          <w:b/>
          <w:bCs/>
        </w:rPr>
        <w:t xml:space="preserve">Fonte: </w:t>
      </w:r>
      <w:r w:rsidRPr="00EB381C">
        <w:t xml:space="preserve"> </w:t>
      </w:r>
      <w:r w:rsidRPr="001E2AF2">
        <w:t>Elaboração Própria</w:t>
      </w:r>
      <w:r w:rsidRPr="00643E38">
        <w:rPr>
          <w:noProof/>
        </w:rPr>
        <w:t xml:space="preserve"> </w:t>
      </w:r>
      <w:r w:rsidR="006B5AF4">
        <w:rPr>
          <w:noProof/>
        </w:rPr>
        <w:t>- Figma</w:t>
      </w:r>
      <w:r>
        <w:br w:type="page"/>
      </w:r>
    </w:p>
    <w:p w14:paraId="75E1D941" w14:textId="321905FE" w:rsidR="00312593" w:rsidRPr="00643587" w:rsidRDefault="005205A2" w:rsidP="001C468C">
      <w:pPr>
        <w:spacing w:after="0"/>
        <w:contextualSpacing/>
        <w:jc w:val="left"/>
        <w:rPr>
          <w:b/>
          <w:bCs/>
        </w:rPr>
      </w:pPr>
      <w:r>
        <w:rPr>
          <w:noProof/>
        </w:rPr>
        <w:drawing>
          <wp:anchor distT="0" distB="0" distL="114300" distR="114300" simplePos="0" relativeHeight="252260352" behindDoc="0" locked="0" layoutInCell="1" allowOverlap="1" wp14:anchorId="5EFE6209" wp14:editId="36240ED6">
            <wp:simplePos x="0" y="0"/>
            <wp:positionH relativeFrom="column">
              <wp:posOffset>2949575</wp:posOffset>
            </wp:positionH>
            <wp:positionV relativeFrom="paragraph">
              <wp:posOffset>583194</wp:posOffset>
            </wp:positionV>
            <wp:extent cx="2700000" cy="2026800"/>
            <wp:effectExtent l="19050" t="19050" r="24765" b="12065"/>
            <wp:wrapTopAndBottom/>
            <wp:docPr id="793261455" name="Imagem 793261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1851" t="10555" r="4255" b="8613"/>
                    <a:stretch/>
                  </pic:blipFill>
                  <pic:spPr bwMode="auto">
                    <a:xfrm>
                      <a:off x="0" y="0"/>
                      <a:ext cx="2700000" cy="20268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180480" behindDoc="0" locked="0" layoutInCell="1" allowOverlap="1" wp14:anchorId="422563F8" wp14:editId="2059F78B">
                <wp:simplePos x="0" y="0"/>
                <wp:positionH relativeFrom="column">
                  <wp:posOffset>2943225</wp:posOffset>
                </wp:positionH>
                <wp:positionV relativeFrom="paragraph">
                  <wp:posOffset>305540</wp:posOffset>
                </wp:positionV>
                <wp:extent cx="2705735" cy="267335"/>
                <wp:effectExtent l="0" t="0" r="18415" b="18415"/>
                <wp:wrapTopAndBottom/>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1AFDD04A" w14:textId="57CE3FFD" w:rsidR="001C468C" w:rsidRPr="007C4F2F" w:rsidRDefault="001C468C" w:rsidP="00643587">
                            <w:pPr>
                              <w:jc w:val="center"/>
                              <w:rPr>
                                <w:sz w:val="20"/>
                                <w:szCs w:val="20"/>
                              </w:rPr>
                            </w:pPr>
                            <w:r w:rsidRPr="007C4F2F">
                              <w:rPr>
                                <w:sz w:val="20"/>
                                <w:szCs w:val="20"/>
                              </w:rPr>
                              <w:t xml:space="preserve">Figura </w:t>
                            </w:r>
                            <w:r w:rsidR="00226B78">
                              <w:rPr>
                                <w:sz w:val="20"/>
                                <w:szCs w:val="20"/>
                              </w:rPr>
                              <w:t>50</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planos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563F8" id="_x0000_s1104" type="#_x0000_t202" style="position:absolute;margin-left:231.75pt;margin-top:24.05pt;width:213.05pt;height:21.05pt;z-index:25218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8GfFAIAACcEAAAOAAAAZHJzL2Uyb0RvYy54bWysU9tu2zAMfR+wfxD0vthxkyY14hRdugwD&#10;ugvQ7QNkWbaFyaImKbGzrx8lu2l2exmmB4EUqUPykNzcDp0iR2GdBF3Q+SylRGgOldRNQb983r9a&#10;U+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">
                <v:textbox>
                  <w:txbxContent>
                    <w:p w14:paraId="1AFDD04A" w14:textId="57CE3FFD" w:rsidR="001C468C" w:rsidRPr="007C4F2F" w:rsidRDefault="001C468C" w:rsidP="00643587">
                      <w:pPr>
                        <w:jc w:val="center"/>
                        <w:rPr>
                          <w:sz w:val="20"/>
                          <w:szCs w:val="20"/>
                        </w:rPr>
                      </w:pPr>
                      <w:r w:rsidRPr="007C4F2F">
                        <w:rPr>
                          <w:sz w:val="20"/>
                          <w:szCs w:val="20"/>
                        </w:rPr>
                        <w:t xml:space="preserve">Figura </w:t>
                      </w:r>
                      <w:r w:rsidR="00226B78">
                        <w:rPr>
                          <w:sz w:val="20"/>
                          <w:szCs w:val="20"/>
                        </w:rPr>
                        <w:t>50</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planos</w:t>
                      </w:r>
                    </w:p>
                  </w:txbxContent>
                </v:textbox>
                <w10:wrap type="topAndBottom"/>
              </v:shape>
            </w:pict>
          </mc:Fallback>
        </mc:AlternateContent>
      </w:r>
      <w:r w:rsidR="00226B78">
        <w:rPr>
          <w:noProof/>
        </w:rPr>
        <w:drawing>
          <wp:anchor distT="0" distB="0" distL="114300" distR="114300" simplePos="0" relativeHeight="252173312" behindDoc="0" locked="0" layoutInCell="1" allowOverlap="1" wp14:anchorId="75BD99D9" wp14:editId="367A5422">
            <wp:simplePos x="0" y="0"/>
            <wp:positionH relativeFrom="column">
              <wp:posOffset>109220</wp:posOffset>
            </wp:positionH>
            <wp:positionV relativeFrom="paragraph">
              <wp:posOffset>585264</wp:posOffset>
            </wp:positionV>
            <wp:extent cx="2700000" cy="2026800"/>
            <wp:effectExtent l="19050" t="19050" r="24765" b="12065"/>
            <wp:wrapTopAndBottom/>
            <wp:docPr id="12" name="Imagem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848" t="10834" r="2366" b="1267"/>
                    <a:stretch/>
                  </pic:blipFill>
                  <pic:spPr bwMode="auto">
                    <a:xfrm>
                      <a:off x="0" y="0"/>
                      <a:ext cx="2700000" cy="2026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178432" behindDoc="0" locked="0" layoutInCell="1" allowOverlap="1" wp14:anchorId="0D4284AD" wp14:editId="0DFA5E84">
                <wp:simplePos x="0" y="0"/>
                <wp:positionH relativeFrom="column">
                  <wp:posOffset>103505</wp:posOffset>
                </wp:positionH>
                <wp:positionV relativeFrom="paragraph">
                  <wp:posOffset>307340</wp:posOffset>
                </wp:positionV>
                <wp:extent cx="2707200" cy="267335"/>
                <wp:effectExtent l="0" t="0" r="17145" b="18415"/>
                <wp:wrapTopAndBottom/>
                <wp:docPr id="4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200" cy="267335"/>
                        </a:xfrm>
                        <a:prstGeom prst="rect">
                          <a:avLst/>
                        </a:prstGeom>
                        <a:solidFill>
                          <a:srgbClr val="FFFFFF"/>
                        </a:solidFill>
                        <a:ln w="9525">
                          <a:solidFill>
                            <a:srgbClr val="000000"/>
                          </a:solidFill>
                          <a:miter lim="800000"/>
                          <a:headEnd/>
                          <a:tailEnd/>
                        </a:ln>
                      </wps:spPr>
                      <wps:txbx>
                        <w:txbxContent>
                          <w:p w14:paraId="5C16FC0F" w14:textId="6ED2A65B" w:rsidR="00643587" w:rsidRPr="007C4F2F" w:rsidRDefault="00643587" w:rsidP="00643587">
                            <w:pPr>
                              <w:jc w:val="center"/>
                              <w:rPr>
                                <w:sz w:val="20"/>
                                <w:szCs w:val="20"/>
                              </w:rPr>
                            </w:pPr>
                            <w:r w:rsidRPr="007C4F2F">
                              <w:rPr>
                                <w:sz w:val="20"/>
                                <w:szCs w:val="20"/>
                              </w:rPr>
                              <w:t>Figura 4</w:t>
                            </w:r>
                            <w:r w:rsidR="00226B78">
                              <w:rPr>
                                <w:sz w:val="20"/>
                                <w:szCs w:val="20"/>
                              </w:rPr>
                              <w:t>9</w:t>
                            </w:r>
                            <w:r w:rsidRPr="007C4F2F">
                              <w:rPr>
                                <w:sz w:val="20"/>
                                <w:szCs w:val="20"/>
                              </w:rPr>
                              <w:t xml:space="preserve"> – </w:t>
                            </w:r>
                            <w:r w:rsidRPr="007C4F2F">
                              <w:rPr>
                                <w:color w:val="0D0D0D" w:themeColor="text1" w:themeTint="F2"/>
                                <w:sz w:val="20"/>
                                <w:szCs w:val="20"/>
                              </w:rPr>
                              <w:t>Tela: Inicial aplicativo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284AD" id="_x0000_s1105" type="#_x0000_t202" style="position:absolute;margin-left:8.15pt;margin-top:24.2pt;width:213.15pt;height:21.05pt;z-index:25217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">
                <v:textbox>
                  <w:txbxContent>
                    <w:p w14:paraId="5C16FC0F" w14:textId="6ED2A65B" w:rsidR="00643587" w:rsidRPr="007C4F2F" w:rsidRDefault="00643587" w:rsidP="00643587">
                      <w:pPr>
                        <w:jc w:val="center"/>
                        <w:rPr>
                          <w:sz w:val="20"/>
                          <w:szCs w:val="20"/>
                        </w:rPr>
                      </w:pPr>
                      <w:r w:rsidRPr="007C4F2F">
                        <w:rPr>
                          <w:sz w:val="20"/>
                          <w:szCs w:val="20"/>
                        </w:rPr>
                        <w:t>Figura 4</w:t>
                      </w:r>
                      <w:r w:rsidR="00226B78">
                        <w:rPr>
                          <w:sz w:val="20"/>
                          <w:szCs w:val="20"/>
                        </w:rPr>
                        <w:t>9</w:t>
                      </w:r>
                      <w:r w:rsidRPr="007C4F2F">
                        <w:rPr>
                          <w:sz w:val="20"/>
                          <w:szCs w:val="20"/>
                        </w:rPr>
                        <w:t xml:space="preserve"> – </w:t>
                      </w:r>
                      <w:r w:rsidRPr="007C4F2F">
                        <w:rPr>
                          <w:color w:val="0D0D0D" w:themeColor="text1" w:themeTint="F2"/>
                          <w:sz w:val="20"/>
                          <w:szCs w:val="20"/>
                        </w:rPr>
                        <w:t>Tela: Inicial aplicativo</w:t>
                      </w:r>
                    </w:p>
                  </w:txbxContent>
                </v:textbox>
                <w10:wrap type="topAndBottom"/>
              </v:shape>
            </w:pict>
          </mc:Fallback>
        </mc:AlternateContent>
      </w:r>
      <w:r w:rsidR="00312593">
        <w:rPr>
          <w:b/>
          <w:bCs/>
        </w:rPr>
        <w:t xml:space="preserve">Website - </w:t>
      </w:r>
      <w:r w:rsidR="00312593" w:rsidRPr="00216A11">
        <w:rPr>
          <w:b/>
          <w:bCs/>
        </w:rPr>
        <w:t xml:space="preserve">Prototipagem - De </w:t>
      </w:r>
      <w:r w:rsidR="007C4F2F">
        <w:rPr>
          <w:b/>
          <w:bCs/>
        </w:rPr>
        <w:t>B</w:t>
      </w:r>
      <w:r w:rsidR="00312593" w:rsidRPr="00216A11">
        <w:rPr>
          <w:b/>
          <w:bCs/>
        </w:rPr>
        <w:t xml:space="preserve">aixa </w:t>
      </w:r>
      <w:r w:rsidR="007C4F2F">
        <w:rPr>
          <w:b/>
          <w:bCs/>
        </w:rPr>
        <w:t>D</w:t>
      </w:r>
      <w:r w:rsidR="00312593" w:rsidRPr="00216A11">
        <w:rPr>
          <w:b/>
          <w:bCs/>
        </w:rPr>
        <w:t>efinição</w:t>
      </w:r>
    </w:p>
    <w:p w14:paraId="6BA3D361" w14:textId="10A2C740" w:rsidR="001C468C" w:rsidRDefault="001C468C" w:rsidP="00312593">
      <w:pPr>
        <w:contextualSpacing/>
        <w:jc w:val="left"/>
        <w:rPr>
          <w:noProof/>
        </w:rPr>
      </w:pPr>
    </w:p>
    <w:p w14:paraId="78885FA8" w14:textId="3ADE654A" w:rsidR="001C468C" w:rsidRDefault="005205A2" w:rsidP="001C468C">
      <w:pPr>
        <w:tabs>
          <w:tab w:val="left" w:pos="1725"/>
        </w:tabs>
        <w:contextualSpacing/>
        <w:jc w:val="left"/>
        <w:rPr>
          <w:noProof/>
        </w:rPr>
      </w:pPr>
      <w:r>
        <w:rPr>
          <w:noProof/>
        </w:rPr>
        <w:drawing>
          <wp:anchor distT="0" distB="0" distL="114300" distR="114300" simplePos="0" relativeHeight="252264448" behindDoc="0" locked="0" layoutInCell="1" allowOverlap="1" wp14:anchorId="1EF762A0" wp14:editId="294F6579">
            <wp:simplePos x="0" y="0"/>
            <wp:positionH relativeFrom="column">
              <wp:posOffset>2948940</wp:posOffset>
            </wp:positionH>
            <wp:positionV relativeFrom="paragraph">
              <wp:posOffset>492389</wp:posOffset>
            </wp:positionV>
            <wp:extent cx="2700000" cy="2026800"/>
            <wp:effectExtent l="19050" t="19050" r="24765" b="12065"/>
            <wp:wrapNone/>
            <wp:docPr id="793261458" name="Imagem 793261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1847" t="14522" r="1755" b="3450"/>
                    <a:stretch/>
                  </pic:blipFill>
                  <pic:spPr bwMode="auto">
                    <a:xfrm>
                      <a:off x="0" y="0"/>
                      <a:ext cx="2700000" cy="2026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262400" behindDoc="0" locked="0" layoutInCell="1" allowOverlap="1" wp14:anchorId="315DE1F5" wp14:editId="65F4AB98">
            <wp:simplePos x="0" y="0"/>
            <wp:positionH relativeFrom="column">
              <wp:posOffset>109220</wp:posOffset>
            </wp:positionH>
            <wp:positionV relativeFrom="paragraph">
              <wp:posOffset>505089</wp:posOffset>
            </wp:positionV>
            <wp:extent cx="2700000" cy="2026800"/>
            <wp:effectExtent l="19050" t="19050" r="24765" b="12065"/>
            <wp:wrapTopAndBottom/>
            <wp:docPr id="793261457" name="Imagem 793261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2172" t="12258" r="2602" b="3511"/>
                    <a:stretch/>
                  </pic:blipFill>
                  <pic:spPr bwMode="auto">
                    <a:xfrm>
                      <a:off x="0" y="0"/>
                      <a:ext cx="2700000" cy="20268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186624" behindDoc="0" locked="0" layoutInCell="1" allowOverlap="1" wp14:anchorId="00D77CE2" wp14:editId="7667E1D9">
                <wp:simplePos x="0" y="0"/>
                <wp:positionH relativeFrom="column">
                  <wp:posOffset>2940685</wp:posOffset>
                </wp:positionH>
                <wp:positionV relativeFrom="paragraph">
                  <wp:posOffset>220980</wp:posOffset>
                </wp:positionV>
                <wp:extent cx="2705735" cy="267335"/>
                <wp:effectExtent l="0" t="0" r="18415" b="18415"/>
                <wp:wrapTopAndBottom/>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3855EB43" w14:textId="7D943617" w:rsidR="001C468C" w:rsidRPr="007C4F2F" w:rsidRDefault="001C468C" w:rsidP="00643587">
                            <w:pPr>
                              <w:jc w:val="center"/>
                              <w:rPr>
                                <w:sz w:val="20"/>
                                <w:szCs w:val="20"/>
                              </w:rPr>
                            </w:pPr>
                            <w:r w:rsidRPr="007C4F2F">
                              <w:rPr>
                                <w:sz w:val="20"/>
                                <w:szCs w:val="20"/>
                              </w:rPr>
                              <w:t xml:space="preserve">Figura </w:t>
                            </w:r>
                            <w:r w:rsidR="00226B78">
                              <w:rPr>
                                <w:sz w:val="20"/>
                                <w:szCs w:val="20"/>
                              </w:rPr>
                              <w:t>52</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sobre Reda+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77CE2" id="_x0000_s1106" type="#_x0000_t202" style="position:absolute;margin-left:231.55pt;margin-top:17.4pt;width:213.05pt;height:21.05pt;z-index:252186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51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">
                <v:textbox>
                  <w:txbxContent>
                    <w:p w14:paraId="3855EB43" w14:textId="7D943617" w:rsidR="001C468C" w:rsidRPr="007C4F2F" w:rsidRDefault="001C468C" w:rsidP="00643587">
                      <w:pPr>
                        <w:jc w:val="center"/>
                        <w:rPr>
                          <w:sz w:val="20"/>
                          <w:szCs w:val="20"/>
                        </w:rPr>
                      </w:pPr>
                      <w:r w:rsidRPr="007C4F2F">
                        <w:rPr>
                          <w:sz w:val="20"/>
                          <w:szCs w:val="20"/>
                        </w:rPr>
                        <w:t xml:space="preserve">Figura </w:t>
                      </w:r>
                      <w:r w:rsidR="00226B78">
                        <w:rPr>
                          <w:sz w:val="20"/>
                          <w:szCs w:val="20"/>
                        </w:rPr>
                        <w:t>52</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 xml:space="preserve">sobre </w:t>
                      </w:r>
                      <w:r w:rsidR="005205A2">
                        <w:rPr>
                          <w:color w:val="0D0D0D" w:themeColor="text1" w:themeTint="F2"/>
                          <w:sz w:val="20"/>
                          <w:szCs w:val="20"/>
                        </w:rPr>
                        <w:t>Reda+</w:t>
                      </w:r>
                    </w:p>
                  </w:txbxContent>
                </v:textbox>
                <w10:wrap type="topAndBottom"/>
              </v:shape>
            </w:pict>
          </mc:Fallback>
        </mc:AlternateContent>
      </w:r>
      <w:r w:rsidR="001C468C" w:rsidRPr="0097042C">
        <w:rPr>
          <w:b/>
          <w:bCs/>
          <w:noProof/>
        </w:rPr>
        <mc:AlternateContent>
          <mc:Choice Requires="wps">
            <w:drawing>
              <wp:anchor distT="45720" distB="45720" distL="114300" distR="114300" simplePos="0" relativeHeight="252183552" behindDoc="0" locked="0" layoutInCell="1" allowOverlap="1" wp14:anchorId="3B16D8DF" wp14:editId="0A5036CC">
                <wp:simplePos x="0" y="0"/>
                <wp:positionH relativeFrom="column">
                  <wp:posOffset>104775</wp:posOffset>
                </wp:positionH>
                <wp:positionV relativeFrom="paragraph">
                  <wp:posOffset>222554</wp:posOffset>
                </wp:positionV>
                <wp:extent cx="2705735" cy="267335"/>
                <wp:effectExtent l="0" t="0" r="18415" b="18415"/>
                <wp:wrapTopAndBottom/>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1936AA6E" w14:textId="277D369D" w:rsidR="001C468C" w:rsidRPr="007C4F2F" w:rsidRDefault="001C468C" w:rsidP="00643587">
                            <w:pPr>
                              <w:jc w:val="center"/>
                              <w:rPr>
                                <w:sz w:val="20"/>
                                <w:szCs w:val="20"/>
                              </w:rPr>
                            </w:pPr>
                            <w:r w:rsidRPr="007C4F2F">
                              <w:rPr>
                                <w:sz w:val="20"/>
                                <w:szCs w:val="20"/>
                              </w:rPr>
                              <w:t xml:space="preserve">Figura </w:t>
                            </w:r>
                            <w:r w:rsidR="00226B78">
                              <w:rPr>
                                <w:sz w:val="20"/>
                                <w:szCs w:val="20"/>
                              </w:rPr>
                              <w:t>51</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Imagens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6D8DF" id="_x0000_s1107" type="#_x0000_t202" style="position:absolute;margin-left:8.25pt;margin-top:17.5pt;width:213.05pt;height:21.05pt;z-index:252183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QCD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">
                <v:textbox>
                  <w:txbxContent>
                    <w:p w14:paraId="1936AA6E" w14:textId="277D369D" w:rsidR="001C468C" w:rsidRPr="007C4F2F" w:rsidRDefault="001C468C" w:rsidP="00643587">
                      <w:pPr>
                        <w:jc w:val="center"/>
                        <w:rPr>
                          <w:sz w:val="20"/>
                          <w:szCs w:val="20"/>
                        </w:rPr>
                      </w:pPr>
                      <w:r w:rsidRPr="007C4F2F">
                        <w:rPr>
                          <w:sz w:val="20"/>
                          <w:szCs w:val="20"/>
                        </w:rPr>
                        <w:t xml:space="preserve">Figura </w:t>
                      </w:r>
                      <w:r w:rsidR="00226B78">
                        <w:rPr>
                          <w:sz w:val="20"/>
                          <w:szCs w:val="20"/>
                        </w:rPr>
                        <w:t>51</w:t>
                      </w:r>
                      <w:r w:rsidRPr="007C4F2F">
                        <w:rPr>
                          <w:sz w:val="20"/>
                          <w:szCs w:val="20"/>
                        </w:rPr>
                        <w:t xml:space="preserve"> – </w:t>
                      </w:r>
                      <w:r w:rsidRPr="007C4F2F">
                        <w:rPr>
                          <w:color w:val="0D0D0D" w:themeColor="text1" w:themeTint="F2"/>
                          <w:sz w:val="20"/>
                          <w:szCs w:val="20"/>
                        </w:rPr>
                        <w:t xml:space="preserve">Tela: Inicial </w:t>
                      </w:r>
                      <w:r w:rsidR="005205A2">
                        <w:rPr>
                          <w:color w:val="0D0D0D" w:themeColor="text1" w:themeTint="F2"/>
                          <w:sz w:val="20"/>
                          <w:szCs w:val="20"/>
                        </w:rPr>
                        <w:t>Imagens</w:t>
                      </w:r>
                    </w:p>
                  </w:txbxContent>
                </v:textbox>
                <w10:wrap type="topAndBottom"/>
              </v:shape>
            </w:pict>
          </mc:Fallback>
        </mc:AlternateContent>
      </w:r>
    </w:p>
    <w:p w14:paraId="547603F1" w14:textId="055322AE" w:rsidR="001C468C" w:rsidRDefault="001C468C" w:rsidP="001C468C">
      <w:pPr>
        <w:tabs>
          <w:tab w:val="left" w:pos="1725"/>
        </w:tabs>
        <w:contextualSpacing/>
        <w:jc w:val="left"/>
        <w:rPr>
          <w:noProof/>
        </w:rPr>
      </w:pPr>
    </w:p>
    <w:p w14:paraId="6D694FC4" w14:textId="10F2E12B" w:rsidR="001C468C" w:rsidRDefault="0046244F" w:rsidP="001C468C">
      <w:pPr>
        <w:tabs>
          <w:tab w:val="left" w:pos="1725"/>
        </w:tabs>
        <w:contextualSpacing/>
        <w:jc w:val="left"/>
        <w:rPr>
          <w:noProof/>
        </w:rPr>
      </w:pPr>
      <w:r w:rsidRPr="0097042C">
        <w:rPr>
          <w:b/>
          <w:bCs/>
          <w:noProof/>
        </w:rPr>
        <mc:AlternateContent>
          <mc:Choice Requires="wps">
            <w:drawing>
              <wp:anchor distT="45720" distB="45720" distL="114300" distR="114300" simplePos="0" relativeHeight="252189696" behindDoc="0" locked="0" layoutInCell="1" allowOverlap="1" wp14:anchorId="41B8A20A" wp14:editId="78A5E1C2">
                <wp:simplePos x="0" y="0"/>
                <wp:positionH relativeFrom="column">
                  <wp:posOffset>619125</wp:posOffset>
                </wp:positionH>
                <wp:positionV relativeFrom="paragraph">
                  <wp:posOffset>266700</wp:posOffset>
                </wp:positionV>
                <wp:extent cx="4457700" cy="267335"/>
                <wp:effectExtent l="0" t="0" r="19050" b="18415"/>
                <wp:wrapTopAndBottom/>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267335"/>
                        </a:xfrm>
                        <a:prstGeom prst="rect">
                          <a:avLst/>
                        </a:prstGeom>
                        <a:solidFill>
                          <a:srgbClr val="FFFFFF"/>
                        </a:solidFill>
                        <a:ln w="9525">
                          <a:solidFill>
                            <a:srgbClr val="000000"/>
                          </a:solidFill>
                          <a:miter lim="800000"/>
                          <a:headEnd/>
                          <a:tailEnd/>
                        </a:ln>
                      </wps:spPr>
                      <wps:txbx>
                        <w:txbxContent>
                          <w:p w14:paraId="361F88F9" w14:textId="51DDB9F2" w:rsidR="00226B78" w:rsidRPr="007C4F2F" w:rsidRDefault="00226B78" w:rsidP="00643587">
                            <w:pPr>
                              <w:jc w:val="center"/>
                              <w:rPr>
                                <w:sz w:val="20"/>
                                <w:szCs w:val="20"/>
                              </w:rPr>
                            </w:pPr>
                            <w:r w:rsidRPr="007C4F2F">
                              <w:rPr>
                                <w:sz w:val="20"/>
                                <w:szCs w:val="20"/>
                              </w:rPr>
                              <w:t xml:space="preserve">Figura </w:t>
                            </w:r>
                            <w:r>
                              <w:rPr>
                                <w:sz w:val="20"/>
                                <w:szCs w:val="20"/>
                              </w:rPr>
                              <w:t>53</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Footer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8A20A" id="_x0000_s1108" type="#_x0000_t202" style="position:absolute;margin-left:48.75pt;margin-top:21pt;width:351pt;height:21.05pt;z-index:252189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">
                <v:textbox>
                  <w:txbxContent>
                    <w:p w14:paraId="361F88F9" w14:textId="51DDB9F2" w:rsidR="00226B78" w:rsidRPr="007C4F2F" w:rsidRDefault="00226B78" w:rsidP="00643587">
                      <w:pPr>
                        <w:jc w:val="center"/>
                        <w:rPr>
                          <w:sz w:val="20"/>
                          <w:szCs w:val="20"/>
                        </w:rPr>
                      </w:pPr>
                      <w:r w:rsidRPr="007C4F2F">
                        <w:rPr>
                          <w:sz w:val="20"/>
                          <w:szCs w:val="20"/>
                        </w:rPr>
                        <w:t xml:space="preserve">Figura </w:t>
                      </w:r>
                      <w:r>
                        <w:rPr>
                          <w:sz w:val="20"/>
                          <w:szCs w:val="20"/>
                        </w:rPr>
                        <w:t>53</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Footer</w:t>
                      </w:r>
                    </w:p>
                  </w:txbxContent>
                </v:textbox>
                <w10:wrap type="topAndBottom"/>
              </v:shape>
            </w:pict>
          </mc:Fallback>
        </mc:AlternateContent>
      </w:r>
      <w:r>
        <w:rPr>
          <w:noProof/>
        </w:rPr>
        <w:drawing>
          <wp:anchor distT="0" distB="0" distL="114300" distR="114300" simplePos="0" relativeHeight="252268544" behindDoc="0" locked="0" layoutInCell="1" allowOverlap="1" wp14:anchorId="6F8CA4B4" wp14:editId="612E4DF5">
            <wp:simplePos x="0" y="0"/>
            <wp:positionH relativeFrom="column">
              <wp:posOffset>628914</wp:posOffset>
            </wp:positionH>
            <wp:positionV relativeFrom="paragraph">
              <wp:posOffset>543560</wp:posOffset>
            </wp:positionV>
            <wp:extent cx="4447540" cy="1939290"/>
            <wp:effectExtent l="19050" t="19050" r="10160" b="22860"/>
            <wp:wrapTopAndBottom/>
            <wp:docPr id="793261461" name="Imagem 79326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3848" t="6826" r="3488" b="7875"/>
                    <a:stretch/>
                  </pic:blipFill>
                  <pic:spPr bwMode="auto">
                    <a:xfrm>
                      <a:off x="0" y="0"/>
                      <a:ext cx="4447540" cy="193929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412140" w14:textId="1618E8E2" w:rsidR="001C468C" w:rsidRDefault="001C468C" w:rsidP="001C468C">
      <w:pPr>
        <w:tabs>
          <w:tab w:val="left" w:pos="1725"/>
        </w:tabs>
        <w:contextualSpacing/>
        <w:jc w:val="left"/>
        <w:rPr>
          <w:noProof/>
        </w:rPr>
      </w:pPr>
    </w:p>
    <w:p w14:paraId="1065AC9C" w14:textId="62616D6B" w:rsidR="00312593" w:rsidRDefault="00312593" w:rsidP="00312593">
      <w:pPr>
        <w:spacing w:after="0"/>
        <w:contextualSpacing/>
        <w:jc w:val="center"/>
      </w:pPr>
      <w:r>
        <w:rPr>
          <w:b/>
          <w:bCs/>
        </w:rPr>
        <w:t xml:space="preserve">Fonte: </w:t>
      </w:r>
      <w:r w:rsidRPr="001E2AF2">
        <w:t>Elaboração Própria</w:t>
      </w:r>
      <w:r>
        <w:br w:type="page"/>
      </w:r>
    </w:p>
    <w:p w14:paraId="712276B6" w14:textId="17C6D26F" w:rsidR="00226B78" w:rsidRPr="00643587" w:rsidRDefault="0046244F" w:rsidP="00226B78">
      <w:pPr>
        <w:spacing w:after="0"/>
        <w:contextualSpacing/>
        <w:jc w:val="left"/>
        <w:rPr>
          <w:b/>
          <w:bCs/>
        </w:rPr>
      </w:pPr>
      <w:r>
        <w:rPr>
          <w:noProof/>
        </w:rPr>
        <w:drawing>
          <wp:anchor distT="0" distB="0" distL="114300" distR="114300" simplePos="0" relativeHeight="252272640" behindDoc="0" locked="0" layoutInCell="1" allowOverlap="1" wp14:anchorId="50389B64" wp14:editId="1E7DF50A">
            <wp:simplePos x="0" y="0"/>
            <wp:positionH relativeFrom="column">
              <wp:posOffset>2954020</wp:posOffset>
            </wp:positionH>
            <wp:positionV relativeFrom="paragraph">
              <wp:posOffset>278501</wp:posOffset>
            </wp:positionV>
            <wp:extent cx="2700655" cy="2026285"/>
            <wp:effectExtent l="19050" t="19050" r="23495" b="12065"/>
            <wp:wrapTopAndBottom/>
            <wp:docPr id="793261466" name="Imagem 793261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5543" t="8109" r="4514" b="3807"/>
                    <a:stretch/>
                  </pic:blipFill>
                  <pic:spPr bwMode="auto">
                    <a:xfrm>
                      <a:off x="0" y="0"/>
                      <a:ext cx="270065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270592" behindDoc="0" locked="0" layoutInCell="1" allowOverlap="1" wp14:anchorId="40213E84" wp14:editId="690C78AA">
            <wp:simplePos x="0" y="0"/>
            <wp:positionH relativeFrom="column">
              <wp:posOffset>111760</wp:posOffset>
            </wp:positionH>
            <wp:positionV relativeFrom="paragraph">
              <wp:posOffset>279029</wp:posOffset>
            </wp:positionV>
            <wp:extent cx="2699385" cy="2026285"/>
            <wp:effectExtent l="19050" t="19050" r="24765" b="12065"/>
            <wp:wrapTopAndBottom/>
            <wp:docPr id="793261464" name="Imagem 793261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849" t="5396" r="2932" b="3946"/>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195840" behindDoc="0" locked="0" layoutInCell="1" allowOverlap="1" wp14:anchorId="0AE0E0EF" wp14:editId="10215933">
                <wp:simplePos x="0" y="0"/>
                <wp:positionH relativeFrom="column">
                  <wp:posOffset>103505</wp:posOffset>
                </wp:positionH>
                <wp:positionV relativeFrom="paragraph">
                  <wp:posOffset>0</wp:posOffset>
                </wp:positionV>
                <wp:extent cx="2707005" cy="267335"/>
                <wp:effectExtent l="0" t="0" r="17145" b="18415"/>
                <wp:wrapTopAndBottom/>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702318CC" w14:textId="39B4AC29" w:rsidR="00226B78" w:rsidRPr="007C4F2F" w:rsidRDefault="00226B78" w:rsidP="00226B78">
                            <w:pPr>
                              <w:jc w:val="center"/>
                              <w:rPr>
                                <w:sz w:val="20"/>
                                <w:szCs w:val="20"/>
                              </w:rPr>
                            </w:pPr>
                            <w:r w:rsidRPr="007C4F2F">
                              <w:rPr>
                                <w:sz w:val="20"/>
                                <w:szCs w:val="20"/>
                              </w:rPr>
                              <w:t xml:space="preserve">Figura </w:t>
                            </w:r>
                            <w:r w:rsidR="0046244F">
                              <w:rPr>
                                <w:sz w:val="20"/>
                                <w:szCs w:val="20"/>
                              </w:rPr>
                              <w:t>54</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Login</w:t>
                            </w:r>
                            <w:r w:rsidR="005C5BDC">
                              <w:rPr>
                                <w:color w:val="0D0D0D" w:themeColor="text1" w:themeTint="F2"/>
                                <w:sz w:val="20"/>
                                <w:szCs w:val="20"/>
                              </w:rPr>
                              <w:t xml:space="preserve"> / Cadastro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0E0EF" id="_x0000_s1109" type="#_x0000_t202" style="position:absolute;margin-left:8.15pt;margin-top:0;width:213.15pt;height:21.05pt;z-index:25219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">
                <v:textbox>
                  <w:txbxContent>
                    <w:p w14:paraId="702318CC" w14:textId="39B4AC29" w:rsidR="00226B78" w:rsidRPr="007C4F2F" w:rsidRDefault="00226B78" w:rsidP="00226B78">
                      <w:pPr>
                        <w:jc w:val="center"/>
                        <w:rPr>
                          <w:sz w:val="20"/>
                          <w:szCs w:val="20"/>
                        </w:rPr>
                      </w:pPr>
                      <w:r w:rsidRPr="007C4F2F">
                        <w:rPr>
                          <w:sz w:val="20"/>
                          <w:szCs w:val="20"/>
                        </w:rPr>
                        <w:t xml:space="preserve">Figura </w:t>
                      </w:r>
                      <w:r w:rsidR="0046244F">
                        <w:rPr>
                          <w:sz w:val="20"/>
                          <w:szCs w:val="20"/>
                        </w:rPr>
                        <w:t>54</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Login</w:t>
                      </w:r>
                      <w:r w:rsidR="005C5BDC">
                        <w:rPr>
                          <w:color w:val="0D0D0D" w:themeColor="text1" w:themeTint="F2"/>
                          <w:sz w:val="20"/>
                          <w:szCs w:val="20"/>
                        </w:rPr>
                        <w:t xml:space="preserve"> / Cadastro</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196864" behindDoc="0" locked="0" layoutInCell="1" allowOverlap="1" wp14:anchorId="5D5A7C7E" wp14:editId="6A67B83D">
                <wp:simplePos x="0" y="0"/>
                <wp:positionH relativeFrom="column">
                  <wp:posOffset>2943225</wp:posOffset>
                </wp:positionH>
                <wp:positionV relativeFrom="paragraph">
                  <wp:posOffset>0</wp:posOffset>
                </wp:positionV>
                <wp:extent cx="2705735" cy="267335"/>
                <wp:effectExtent l="0" t="0" r="18415" b="18415"/>
                <wp:wrapTopAndBottom/>
                <wp:docPr id="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4B692D0E" w14:textId="4A3C03DB" w:rsidR="00226B78" w:rsidRPr="007C4F2F" w:rsidRDefault="00226B78" w:rsidP="00226B78">
                            <w:pPr>
                              <w:jc w:val="center"/>
                              <w:rPr>
                                <w:sz w:val="20"/>
                                <w:szCs w:val="20"/>
                              </w:rPr>
                            </w:pPr>
                            <w:r w:rsidRPr="007C4F2F">
                              <w:rPr>
                                <w:sz w:val="20"/>
                                <w:szCs w:val="20"/>
                              </w:rPr>
                              <w:t xml:space="preserve">Figura </w:t>
                            </w:r>
                            <w:r w:rsidR="0046244F">
                              <w:rPr>
                                <w:sz w:val="20"/>
                                <w:szCs w:val="20"/>
                              </w:rPr>
                              <w:t>55</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Esqueceu a senha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A7C7E" id="_x0000_s1110" type="#_x0000_t202" style="position:absolute;margin-left:231.75pt;margin-top:0;width:213.05pt;height:21.05pt;z-index:25219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Ya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">
                <v:textbox>
                  <w:txbxContent>
                    <w:p w14:paraId="4B692D0E" w14:textId="4A3C03DB" w:rsidR="00226B78" w:rsidRPr="007C4F2F" w:rsidRDefault="00226B78" w:rsidP="00226B78">
                      <w:pPr>
                        <w:jc w:val="center"/>
                        <w:rPr>
                          <w:sz w:val="20"/>
                          <w:szCs w:val="20"/>
                        </w:rPr>
                      </w:pPr>
                      <w:r w:rsidRPr="007C4F2F">
                        <w:rPr>
                          <w:sz w:val="20"/>
                          <w:szCs w:val="20"/>
                        </w:rPr>
                        <w:t xml:space="preserve">Figura </w:t>
                      </w:r>
                      <w:r w:rsidR="0046244F">
                        <w:rPr>
                          <w:sz w:val="20"/>
                          <w:szCs w:val="20"/>
                        </w:rPr>
                        <w:t>55</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Esqueceu a senha -Email</w:t>
                      </w:r>
                    </w:p>
                  </w:txbxContent>
                </v:textbox>
                <w10:wrap type="topAndBottom"/>
              </v:shape>
            </w:pict>
          </mc:Fallback>
        </mc:AlternateContent>
      </w:r>
    </w:p>
    <w:p w14:paraId="523112EF" w14:textId="77A713C9" w:rsidR="00226B78" w:rsidRDefault="006243CF" w:rsidP="00226B78">
      <w:pPr>
        <w:contextualSpacing/>
        <w:jc w:val="left"/>
        <w:rPr>
          <w:noProof/>
        </w:rPr>
      </w:pPr>
      <w:r>
        <w:rPr>
          <w:noProof/>
        </w:rPr>
        <w:drawing>
          <wp:anchor distT="0" distB="0" distL="114300" distR="114300" simplePos="0" relativeHeight="252199936" behindDoc="0" locked="0" layoutInCell="1" allowOverlap="1" wp14:anchorId="25A2DECB" wp14:editId="2813FDA3">
            <wp:simplePos x="0" y="0"/>
            <wp:positionH relativeFrom="column">
              <wp:posOffset>2948940</wp:posOffset>
            </wp:positionH>
            <wp:positionV relativeFrom="paragraph">
              <wp:posOffset>726704</wp:posOffset>
            </wp:positionV>
            <wp:extent cx="2699385" cy="2026285"/>
            <wp:effectExtent l="19050" t="19050" r="24765" b="12065"/>
            <wp:wrapTopAndBottom/>
            <wp:docPr id="55" name="Imagem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848" t="10834" r="2366" b="1267"/>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00960" behindDoc="0" locked="0" layoutInCell="1" allowOverlap="1" wp14:anchorId="507886D7" wp14:editId="21F62B43">
                <wp:simplePos x="0" y="0"/>
                <wp:positionH relativeFrom="column">
                  <wp:posOffset>2939415</wp:posOffset>
                </wp:positionH>
                <wp:positionV relativeFrom="paragraph">
                  <wp:posOffset>229870</wp:posOffset>
                </wp:positionV>
                <wp:extent cx="2705735" cy="482400"/>
                <wp:effectExtent l="0" t="0" r="18415" b="13335"/>
                <wp:wrapTopAndBottom/>
                <wp:docPr id="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82400"/>
                        </a:xfrm>
                        <a:prstGeom prst="rect">
                          <a:avLst/>
                        </a:prstGeom>
                        <a:solidFill>
                          <a:srgbClr val="FFFFFF"/>
                        </a:solidFill>
                        <a:ln w="9525">
                          <a:solidFill>
                            <a:srgbClr val="000000"/>
                          </a:solidFill>
                          <a:miter lim="800000"/>
                          <a:headEnd/>
                          <a:tailEnd/>
                        </a:ln>
                      </wps:spPr>
                      <wps:txbx>
                        <w:txbxContent>
                          <w:p w14:paraId="194B92C2" w14:textId="46C9E6A2" w:rsidR="00226B78" w:rsidRPr="007C4F2F" w:rsidRDefault="00226B78" w:rsidP="00226B78">
                            <w:pPr>
                              <w:jc w:val="center"/>
                              <w:rPr>
                                <w:sz w:val="20"/>
                                <w:szCs w:val="20"/>
                              </w:rPr>
                            </w:pPr>
                            <w:r w:rsidRPr="007C4F2F">
                              <w:rPr>
                                <w:sz w:val="20"/>
                                <w:szCs w:val="20"/>
                              </w:rPr>
                              <w:t xml:space="preserve">Figura </w:t>
                            </w:r>
                            <w:r w:rsidR="0046244F">
                              <w:rPr>
                                <w:sz w:val="20"/>
                                <w:szCs w:val="20"/>
                              </w:rPr>
                              <w:t>57</w:t>
                            </w:r>
                            <w:r w:rsidRPr="007C4F2F">
                              <w:rPr>
                                <w:sz w:val="20"/>
                                <w:szCs w:val="20"/>
                              </w:rPr>
                              <w:t xml:space="preserve"> – </w:t>
                            </w:r>
                            <w:r w:rsidRPr="007C4F2F">
                              <w:rPr>
                                <w:color w:val="0D0D0D" w:themeColor="text1" w:themeTint="F2"/>
                                <w:sz w:val="20"/>
                                <w:szCs w:val="20"/>
                              </w:rPr>
                              <w:t xml:space="preserve">Tela: </w:t>
                            </w:r>
                            <w:r w:rsidR="006243CF">
                              <w:rPr>
                                <w:color w:val="0D0D0D" w:themeColor="text1" w:themeTint="F2"/>
                                <w:sz w:val="20"/>
                                <w:szCs w:val="20"/>
                              </w:rPr>
                              <w:t>Esqueceu a senha – Nova senha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886D7" id="_x0000_s1111" type="#_x0000_t202" style="position:absolute;margin-left:231.45pt;margin-top:18.1pt;width:213.05pt;height:38pt;z-index:252200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">
                <v:textbox>
                  <w:txbxContent>
                    <w:p w14:paraId="194B92C2" w14:textId="46C9E6A2" w:rsidR="00226B78" w:rsidRPr="007C4F2F" w:rsidRDefault="00226B78" w:rsidP="00226B78">
                      <w:pPr>
                        <w:jc w:val="center"/>
                        <w:rPr>
                          <w:sz w:val="20"/>
                          <w:szCs w:val="20"/>
                        </w:rPr>
                      </w:pPr>
                      <w:r w:rsidRPr="007C4F2F">
                        <w:rPr>
                          <w:sz w:val="20"/>
                          <w:szCs w:val="20"/>
                        </w:rPr>
                        <w:t xml:space="preserve">Figura </w:t>
                      </w:r>
                      <w:r w:rsidR="0046244F">
                        <w:rPr>
                          <w:sz w:val="20"/>
                          <w:szCs w:val="20"/>
                        </w:rPr>
                        <w:t>57</w:t>
                      </w:r>
                      <w:r w:rsidRPr="007C4F2F">
                        <w:rPr>
                          <w:sz w:val="20"/>
                          <w:szCs w:val="20"/>
                        </w:rPr>
                        <w:t xml:space="preserve"> – </w:t>
                      </w:r>
                      <w:r w:rsidRPr="007C4F2F">
                        <w:rPr>
                          <w:color w:val="0D0D0D" w:themeColor="text1" w:themeTint="F2"/>
                          <w:sz w:val="20"/>
                          <w:szCs w:val="20"/>
                        </w:rPr>
                        <w:t xml:space="preserve">Tela: </w:t>
                      </w:r>
                      <w:r w:rsidR="006243CF">
                        <w:rPr>
                          <w:color w:val="0D0D0D" w:themeColor="text1" w:themeTint="F2"/>
                          <w:sz w:val="20"/>
                          <w:szCs w:val="20"/>
                        </w:rPr>
                        <w:t>Esqueceu a senha – Nova senha</w:t>
                      </w:r>
                    </w:p>
                  </w:txbxContent>
                </v:textbox>
                <w10:wrap type="topAndBottom"/>
              </v:shape>
            </w:pict>
          </mc:Fallback>
        </mc:AlternateContent>
      </w:r>
      <w:r>
        <w:rPr>
          <w:noProof/>
        </w:rPr>
        <w:drawing>
          <wp:anchor distT="0" distB="0" distL="114300" distR="114300" simplePos="0" relativeHeight="252274688" behindDoc="0" locked="0" layoutInCell="1" allowOverlap="1" wp14:anchorId="155F3524" wp14:editId="7688615F">
            <wp:simplePos x="0" y="0"/>
            <wp:positionH relativeFrom="column">
              <wp:posOffset>111760</wp:posOffset>
            </wp:positionH>
            <wp:positionV relativeFrom="paragraph">
              <wp:posOffset>723265</wp:posOffset>
            </wp:positionV>
            <wp:extent cx="2699385" cy="2026285"/>
            <wp:effectExtent l="19050" t="19050" r="24765" b="12065"/>
            <wp:wrapTopAndBottom/>
            <wp:docPr id="793261467" name="Imagem 793261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2463" t="7032" r="3585" b="4017"/>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244F" w:rsidRPr="0097042C">
        <w:rPr>
          <w:b/>
          <w:bCs/>
          <w:noProof/>
        </w:rPr>
        <mc:AlternateContent>
          <mc:Choice Requires="wps">
            <w:drawing>
              <wp:anchor distT="45720" distB="45720" distL="114300" distR="114300" simplePos="0" relativeHeight="252198912" behindDoc="0" locked="0" layoutInCell="1" allowOverlap="1" wp14:anchorId="4E82FA23" wp14:editId="507224DD">
                <wp:simplePos x="0" y="0"/>
                <wp:positionH relativeFrom="column">
                  <wp:posOffset>101600</wp:posOffset>
                </wp:positionH>
                <wp:positionV relativeFrom="paragraph">
                  <wp:posOffset>229870</wp:posOffset>
                </wp:positionV>
                <wp:extent cx="2705735" cy="482600"/>
                <wp:effectExtent l="0" t="0" r="18415" b="12700"/>
                <wp:wrapTopAndBottom/>
                <wp:docPr id="4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82600"/>
                        </a:xfrm>
                        <a:prstGeom prst="rect">
                          <a:avLst/>
                        </a:prstGeom>
                        <a:solidFill>
                          <a:srgbClr val="FFFFFF"/>
                        </a:solidFill>
                        <a:ln w="9525">
                          <a:solidFill>
                            <a:srgbClr val="000000"/>
                          </a:solidFill>
                          <a:miter lim="800000"/>
                          <a:headEnd/>
                          <a:tailEnd/>
                        </a:ln>
                      </wps:spPr>
                      <wps:txbx>
                        <w:txbxContent>
                          <w:p w14:paraId="45F7448E" w14:textId="38ABE2FB" w:rsidR="00226B78" w:rsidRPr="007C4F2F" w:rsidRDefault="00226B78" w:rsidP="00226B78">
                            <w:pPr>
                              <w:jc w:val="center"/>
                              <w:rPr>
                                <w:sz w:val="20"/>
                                <w:szCs w:val="20"/>
                              </w:rPr>
                            </w:pPr>
                            <w:r w:rsidRPr="007C4F2F">
                              <w:rPr>
                                <w:sz w:val="20"/>
                                <w:szCs w:val="20"/>
                              </w:rPr>
                              <w:t xml:space="preserve">Figura </w:t>
                            </w:r>
                            <w:r w:rsidR="0046244F">
                              <w:rPr>
                                <w:sz w:val="20"/>
                                <w:szCs w:val="20"/>
                              </w:rPr>
                              <w:t>56</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 xml:space="preserve">Esqueceu a </w:t>
                            </w:r>
                            <w:r w:rsidR="006243CF">
                              <w:rPr>
                                <w:color w:val="0D0D0D" w:themeColor="text1" w:themeTint="F2"/>
                                <w:sz w:val="20"/>
                                <w:szCs w:val="20"/>
                              </w:rPr>
                              <w:t>s</w:t>
                            </w:r>
                            <w:r w:rsidR="0046244F">
                              <w:rPr>
                                <w:color w:val="0D0D0D" w:themeColor="text1" w:themeTint="F2"/>
                                <w:sz w:val="20"/>
                                <w:szCs w:val="20"/>
                              </w:rPr>
                              <w:t>enha -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2FA23" id="_x0000_s1112" type="#_x0000_t202" style="position:absolute;margin-left:8pt;margin-top:18.1pt;width:213.05pt;height:38pt;z-index:25219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">
                <v:textbox>
                  <w:txbxContent>
                    <w:p w14:paraId="45F7448E" w14:textId="38ABE2FB" w:rsidR="00226B78" w:rsidRPr="007C4F2F" w:rsidRDefault="00226B78" w:rsidP="00226B78">
                      <w:pPr>
                        <w:jc w:val="center"/>
                        <w:rPr>
                          <w:sz w:val="20"/>
                          <w:szCs w:val="20"/>
                        </w:rPr>
                      </w:pPr>
                      <w:r w:rsidRPr="007C4F2F">
                        <w:rPr>
                          <w:sz w:val="20"/>
                          <w:szCs w:val="20"/>
                        </w:rPr>
                        <w:t xml:space="preserve">Figura </w:t>
                      </w:r>
                      <w:r w:rsidR="0046244F">
                        <w:rPr>
                          <w:sz w:val="20"/>
                          <w:szCs w:val="20"/>
                        </w:rPr>
                        <w:t>56</w:t>
                      </w:r>
                      <w:r w:rsidRPr="007C4F2F">
                        <w:rPr>
                          <w:sz w:val="20"/>
                          <w:szCs w:val="20"/>
                        </w:rPr>
                        <w:t xml:space="preserve"> – </w:t>
                      </w:r>
                      <w:r w:rsidRPr="007C4F2F">
                        <w:rPr>
                          <w:color w:val="0D0D0D" w:themeColor="text1" w:themeTint="F2"/>
                          <w:sz w:val="20"/>
                          <w:szCs w:val="20"/>
                        </w:rPr>
                        <w:t xml:space="preserve">Tela: </w:t>
                      </w:r>
                      <w:r w:rsidR="0046244F">
                        <w:rPr>
                          <w:color w:val="0D0D0D" w:themeColor="text1" w:themeTint="F2"/>
                          <w:sz w:val="20"/>
                          <w:szCs w:val="20"/>
                        </w:rPr>
                        <w:t xml:space="preserve">Esqueceu a </w:t>
                      </w:r>
                      <w:r w:rsidR="006243CF">
                        <w:rPr>
                          <w:color w:val="0D0D0D" w:themeColor="text1" w:themeTint="F2"/>
                          <w:sz w:val="20"/>
                          <w:szCs w:val="20"/>
                        </w:rPr>
                        <w:t>s</w:t>
                      </w:r>
                      <w:r w:rsidR="0046244F">
                        <w:rPr>
                          <w:color w:val="0D0D0D" w:themeColor="text1" w:themeTint="F2"/>
                          <w:sz w:val="20"/>
                          <w:szCs w:val="20"/>
                        </w:rPr>
                        <w:t>enha - Código</w:t>
                      </w:r>
                    </w:p>
                  </w:txbxContent>
                </v:textbox>
                <w10:wrap type="topAndBottom"/>
              </v:shape>
            </w:pict>
          </mc:Fallback>
        </mc:AlternateContent>
      </w:r>
    </w:p>
    <w:p w14:paraId="3FB04D8A" w14:textId="6797B49F" w:rsidR="00226B78" w:rsidRDefault="00226B78" w:rsidP="00226B78">
      <w:pPr>
        <w:tabs>
          <w:tab w:val="left" w:pos="1725"/>
        </w:tabs>
        <w:contextualSpacing/>
        <w:jc w:val="left"/>
        <w:rPr>
          <w:noProof/>
        </w:rPr>
      </w:pPr>
    </w:p>
    <w:p w14:paraId="699B847E" w14:textId="55C409EE" w:rsidR="00226B78" w:rsidRDefault="006243CF" w:rsidP="00226B78">
      <w:pPr>
        <w:tabs>
          <w:tab w:val="left" w:pos="1725"/>
        </w:tabs>
        <w:contextualSpacing/>
        <w:jc w:val="left"/>
        <w:rPr>
          <w:noProof/>
        </w:rPr>
      </w:pPr>
      <w:r>
        <w:rPr>
          <w:noProof/>
        </w:rPr>
        <w:drawing>
          <wp:anchor distT="0" distB="0" distL="114300" distR="114300" simplePos="0" relativeHeight="252276736" behindDoc="0" locked="0" layoutInCell="1" allowOverlap="1" wp14:anchorId="06E0F377" wp14:editId="483363CC">
            <wp:simplePos x="0" y="0"/>
            <wp:positionH relativeFrom="column">
              <wp:posOffset>111760</wp:posOffset>
            </wp:positionH>
            <wp:positionV relativeFrom="paragraph">
              <wp:posOffset>535569</wp:posOffset>
            </wp:positionV>
            <wp:extent cx="2699385" cy="2026285"/>
            <wp:effectExtent l="19050" t="19050" r="24765" b="12065"/>
            <wp:wrapTopAndBottom/>
            <wp:docPr id="793261469" name="Imagem 793261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2036" t="8985" r="3097" b="2792"/>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05056" behindDoc="0" locked="0" layoutInCell="1" allowOverlap="1" wp14:anchorId="23A1FF82" wp14:editId="115AF9FF">
                <wp:simplePos x="0" y="0"/>
                <wp:positionH relativeFrom="column">
                  <wp:posOffset>2940050</wp:posOffset>
                </wp:positionH>
                <wp:positionV relativeFrom="paragraph">
                  <wp:posOffset>254000</wp:posOffset>
                </wp:positionV>
                <wp:extent cx="2705735" cy="267335"/>
                <wp:effectExtent l="0" t="0" r="18415" b="18415"/>
                <wp:wrapTopAndBottom/>
                <wp:docPr id="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464A2E0F" w14:textId="43CD5B70" w:rsidR="00226B78" w:rsidRPr="007C4F2F" w:rsidRDefault="00226B78" w:rsidP="00226B78">
                            <w:pPr>
                              <w:jc w:val="center"/>
                              <w:rPr>
                                <w:sz w:val="20"/>
                                <w:szCs w:val="20"/>
                              </w:rPr>
                            </w:pPr>
                            <w:r w:rsidRPr="007C4F2F">
                              <w:rPr>
                                <w:sz w:val="20"/>
                                <w:szCs w:val="20"/>
                              </w:rPr>
                              <w:t xml:space="preserve">Figura </w:t>
                            </w:r>
                            <w:r w:rsidR="0046244F">
                              <w:rPr>
                                <w:sz w:val="20"/>
                                <w:szCs w:val="20"/>
                              </w:rPr>
                              <w:t>59</w:t>
                            </w:r>
                            <w:r w:rsidRPr="007C4F2F">
                              <w:rPr>
                                <w:sz w:val="20"/>
                                <w:szCs w:val="20"/>
                              </w:rPr>
                              <w:t xml:space="preserve"> – </w:t>
                            </w:r>
                            <w:r w:rsidRPr="007C4F2F">
                              <w:rPr>
                                <w:color w:val="0D0D0D" w:themeColor="text1" w:themeTint="F2"/>
                                <w:sz w:val="20"/>
                                <w:szCs w:val="20"/>
                              </w:rPr>
                              <w:t xml:space="preserve">Tela: </w:t>
                            </w:r>
                            <w:r w:rsidR="006243CF">
                              <w:rPr>
                                <w:color w:val="0D0D0D" w:themeColor="text1" w:themeTint="F2"/>
                                <w:sz w:val="20"/>
                                <w:szCs w:val="20"/>
                              </w:rPr>
                              <w:t>Chatbot e menu usuário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1FF82" id="_x0000_s1113" type="#_x0000_t202" style="position:absolute;margin-left:231.5pt;margin-top:20pt;width:213.05pt;height:21.05pt;z-index:25220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b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">
                <v:textbox>
                  <w:txbxContent>
                    <w:p w14:paraId="464A2E0F" w14:textId="43CD5B70" w:rsidR="00226B78" w:rsidRPr="007C4F2F" w:rsidRDefault="00226B78" w:rsidP="00226B78">
                      <w:pPr>
                        <w:jc w:val="center"/>
                        <w:rPr>
                          <w:sz w:val="20"/>
                          <w:szCs w:val="20"/>
                        </w:rPr>
                      </w:pPr>
                      <w:r w:rsidRPr="007C4F2F">
                        <w:rPr>
                          <w:sz w:val="20"/>
                          <w:szCs w:val="20"/>
                        </w:rPr>
                        <w:t xml:space="preserve">Figura </w:t>
                      </w:r>
                      <w:r w:rsidR="0046244F">
                        <w:rPr>
                          <w:sz w:val="20"/>
                          <w:szCs w:val="20"/>
                        </w:rPr>
                        <w:t>59</w:t>
                      </w:r>
                      <w:r w:rsidRPr="007C4F2F">
                        <w:rPr>
                          <w:sz w:val="20"/>
                          <w:szCs w:val="20"/>
                        </w:rPr>
                        <w:t xml:space="preserve"> – </w:t>
                      </w:r>
                      <w:r w:rsidRPr="007C4F2F">
                        <w:rPr>
                          <w:color w:val="0D0D0D" w:themeColor="text1" w:themeTint="F2"/>
                          <w:sz w:val="20"/>
                          <w:szCs w:val="20"/>
                        </w:rPr>
                        <w:t xml:space="preserve">Tela: </w:t>
                      </w:r>
                      <w:r w:rsidR="006243CF">
                        <w:rPr>
                          <w:color w:val="0D0D0D" w:themeColor="text1" w:themeTint="F2"/>
                          <w:sz w:val="20"/>
                          <w:szCs w:val="20"/>
                        </w:rPr>
                        <w:t>Chatbot e menu usuário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203008" behindDoc="0" locked="0" layoutInCell="1" allowOverlap="1" wp14:anchorId="45993D3E" wp14:editId="5993ACDA">
                <wp:simplePos x="0" y="0"/>
                <wp:positionH relativeFrom="column">
                  <wp:posOffset>104140</wp:posOffset>
                </wp:positionH>
                <wp:positionV relativeFrom="paragraph">
                  <wp:posOffset>255270</wp:posOffset>
                </wp:positionV>
                <wp:extent cx="2705735" cy="267335"/>
                <wp:effectExtent l="0" t="0" r="18415" b="18415"/>
                <wp:wrapTopAndBottom/>
                <wp:docPr id="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42931ED0" w14:textId="39166303" w:rsidR="00226B78" w:rsidRPr="007C4F2F" w:rsidRDefault="00226B78" w:rsidP="00226B78">
                            <w:pPr>
                              <w:jc w:val="center"/>
                              <w:rPr>
                                <w:sz w:val="20"/>
                                <w:szCs w:val="20"/>
                              </w:rPr>
                            </w:pPr>
                            <w:r w:rsidRPr="007C4F2F">
                              <w:rPr>
                                <w:sz w:val="20"/>
                                <w:szCs w:val="20"/>
                              </w:rPr>
                              <w:t xml:space="preserve">Figura </w:t>
                            </w:r>
                            <w:r w:rsidR="0046244F">
                              <w:rPr>
                                <w:sz w:val="20"/>
                                <w:szCs w:val="20"/>
                              </w:rPr>
                              <w:t>58</w:t>
                            </w:r>
                            <w:r w:rsidRPr="007C4F2F">
                              <w:rPr>
                                <w:sz w:val="20"/>
                                <w:szCs w:val="20"/>
                              </w:rPr>
                              <w:t xml:space="preserve"> – </w:t>
                            </w:r>
                            <w:r w:rsidRPr="007C4F2F">
                              <w:rPr>
                                <w:color w:val="0D0D0D" w:themeColor="text1" w:themeTint="F2"/>
                                <w:sz w:val="20"/>
                                <w:szCs w:val="20"/>
                              </w:rPr>
                              <w:t xml:space="preserve">Tela: Inicial </w:t>
                            </w:r>
                            <w:r w:rsidR="006243CF">
                              <w:rPr>
                                <w:color w:val="0D0D0D" w:themeColor="text1" w:themeTint="F2"/>
                                <w:sz w:val="20"/>
                                <w:szCs w:val="20"/>
                              </w:rPr>
                              <w:t>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93D3E" id="_x0000_s1114" type="#_x0000_t202" style="position:absolute;margin-left:8.2pt;margin-top:20.1pt;width:213.05pt;height:21.05pt;z-index:25220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rEwIAACcEAAAOAAAAZHJzL2Uyb0RvYy54bWysU9tu2zAMfR+wfxD0vthxkyY14hRdugwD&#10;ugvQ7QNkWbaFyaImKbGzrx8lu2l2exmmB4EUqUPykNzcDp0iR2GdBF3Q+SylRGgOldRNQb983r9a&#10;U+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">
                <v:textbox>
                  <w:txbxContent>
                    <w:p w14:paraId="42931ED0" w14:textId="39166303" w:rsidR="00226B78" w:rsidRPr="007C4F2F" w:rsidRDefault="00226B78" w:rsidP="00226B78">
                      <w:pPr>
                        <w:jc w:val="center"/>
                        <w:rPr>
                          <w:sz w:val="20"/>
                          <w:szCs w:val="20"/>
                        </w:rPr>
                      </w:pPr>
                      <w:r w:rsidRPr="007C4F2F">
                        <w:rPr>
                          <w:sz w:val="20"/>
                          <w:szCs w:val="20"/>
                        </w:rPr>
                        <w:t xml:space="preserve">Figura </w:t>
                      </w:r>
                      <w:r w:rsidR="0046244F">
                        <w:rPr>
                          <w:sz w:val="20"/>
                          <w:szCs w:val="20"/>
                        </w:rPr>
                        <w:t>58</w:t>
                      </w:r>
                      <w:r w:rsidRPr="007C4F2F">
                        <w:rPr>
                          <w:sz w:val="20"/>
                          <w:szCs w:val="20"/>
                        </w:rPr>
                        <w:t xml:space="preserve"> – </w:t>
                      </w:r>
                      <w:r w:rsidRPr="007C4F2F">
                        <w:rPr>
                          <w:color w:val="0D0D0D" w:themeColor="text1" w:themeTint="F2"/>
                          <w:sz w:val="20"/>
                          <w:szCs w:val="20"/>
                        </w:rPr>
                        <w:t xml:space="preserve">Tela: Inicial </w:t>
                      </w:r>
                      <w:r w:rsidR="006243CF">
                        <w:rPr>
                          <w:color w:val="0D0D0D" w:themeColor="text1" w:themeTint="F2"/>
                          <w:sz w:val="20"/>
                          <w:szCs w:val="20"/>
                        </w:rPr>
                        <w:t>usuario</w:t>
                      </w:r>
                    </w:p>
                  </w:txbxContent>
                </v:textbox>
                <w10:wrap type="topAndBottom"/>
              </v:shape>
            </w:pict>
          </mc:Fallback>
        </mc:AlternateContent>
      </w:r>
      <w:r>
        <w:rPr>
          <w:noProof/>
        </w:rPr>
        <w:drawing>
          <wp:anchor distT="0" distB="0" distL="114300" distR="114300" simplePos="0" relativeHeight="252280832" behindDoc="0" locked="0" layoutInCell="1" allowOverlap="1" wp14:anchorId="7327330F" wp14:editId="40BA5A9F">
            <wp:simplePos x="0" y="0"/>
            <wp:positionH relativeFrom="column">
              <wp:posOffset>2948305</wp:posOffset>
            </wp:positionH>
            <wp:positionV relativeFrom="paragraph">
              <wp:posOffset>525516</wp:posOffset>
            </wp:positionV>
            <wp:extent cx="2699385" cy="2026285"/>
            <wp:effectExtent l="19050" t="19050" r="24765" b="12065"/>
            <wp:wrapTopAndBottom/>
            <wp:docPr id="793261470" name="Imagem 79326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4308" t="8571" r="3078" b="1520"/>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959AF8" w14:textId="77777777" w:rsidR="006243CF" w:rsidRDefault="006243CF" w:rsidP="00226B78">
      <w:pPr>
        <w:tabs>
          <w:tab w:val="left" w:pos="1725"/>
        </w:tabs>
        <w:contextualSpacing/>
        <w:jc w:val="left"/>
        <w:rPr>
          <w:noProof/>
        </w:rPr>
      </w:pPr>
    </w:p>
    <w:p w14:paraId="773701FE" w14:textId="1D3B1686" w:rsidR="00226B78" w:rsidRDefault="006243CF" w:rsidP="006243CF">
      <w:pPr>
        <w:tabs>
          <w:tab w:val="left" w:pos="2962"/>
        </w:tabs>
        <w:contextualSpacing/>
        <w:jc w:val="left"/>
      </w:pPr>
      <w:r>
        <w:rPr>
          <w:noProof/>
        </w:rPr>
        <w:tab/>
      </w:r>
      <w:r w:rsidR="00226B78">
        <w:rPr>
          <w:b/>
          <w:bCs/>
        </w:rPr>
        <w:t xml:space="preserve">Fonte: </w:t>
      </w:r>
      <w:r w:rsidR="00226B78" w:rsidRPr="001E2AF2">
        <w:t>Elaboração Própria</w:t>
      </w:r>
      <w:r w:rsidR="00226B78">
        <w:br w:type="page"/>
      </w:r>
    </w:p>
    <w:p w14:paraId="1E0AF1EE" w14:textId="53D41CCF" w:rsidR="00226B78" w:rsidRPr="00643587" w:rsidRDefault="00DE1BB5" w:rsidP="00226B78">
      <w:pPr>
        <w:spacing w:after="0"/>
        <w:contextualSpacing/>
        <w:jc w:val="left"/>
        <w:rPr>
          <w:b/>
          <w:bCs/>
        </w:rPr>
      </w:pPr>
      <w:r>
        <w:rPr>
          <w:noProof/>
        </w:rPr>
        <w:drawing>
          <wp:anchor distT="0" distB="0" distL="114300" distR="114300" simplePos="0" relativeHeight="252278784" behindDoc="0" locked="0" layoutInCell="1" allowOverlap="1" wp14:anchorId="05220DD0" wp14:editId="09093170">
            <wp:simplePos x="0" y="0"/>
            <wp:positionH relativeFrom="column">
              <wp:posOffset>2950198</wp:posOffset>
            </wp:positionH>
            <wp:positionV relativeFrom="paragraph">
              <wp:posOffset>276009</wp:posOffset>
            </wp:positionV>
            <wp:extent cx="2699385" cy="2026285"/>
            <wp:effectExtent l="19050" t="19050" r="24765" b="12065"/>
            <wp:wrapTopAndBottom/>
            <wp:docPr id="793261459" name="Imagem 793261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4624" t="8805" r="2562" b="2697"/>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282880" behindDoc="0" locked="0" layoutInCell="1" allowOverlap="1" wp14:anchorId="37028485" wp14:editId="58BDEBBA">
            <wp:simplePos x="0" y="0"/>
            <wp:positionH relativeFrom="column">
              <wp:posOffset>111760</wp:posOffset>
            </wp:positionH>
            <wp:positionV relativeFrom="paragraph">
              <wp:posOffset>275590</wp:posOffset>
            </wp:positionV>
            <wp:extent cx="2694940" cy="2026285"/>
            <wp:effectExtent l="19050" t="19050" r="10160" b="12065"/>
            <wp:wrapTopAndBottom/>
            <wp:docPr id="793261471" name="Imagem 793261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5496" t="9020" r="5313" b="4951"/>
                    <a:stretch/>
                  </pic:blipFill>
                  <pic:spPr bwMode="auto">
                    <a:xfrm>
                      <a:off x="0" y="0"/>
                      <a:ext cx="2694940" cy="202628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214272" behindDoc="0" locked="0" layoutInCell="1" allowOverlap="1" wp14:anchorId="529595BE" wp14:editId="1ABBA968">
                <wp:simplePos x="0" y="0"/>
                <wp:positionH relativeFrom="column">
                  <wp:posOffset>2940685</wp:posOffset>
                </wp:positionH>
                <wp:positionV relativeFrom="paragraph">
                  <wp:posOffset>2810510</wp:posOffset>
                </wp:positionV>
                <wp:extent cx="2705735" cy="267335"/>
                <wp:effectExtent l="0" t="0" r="18415" b="18415"/>
                <wp:wrapTopAndBottom/>
                <wp:docPr id="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ECE2D64" w14:textId="0A68E646" w:rsidR="00226B78" w:rsidRPr="007C4F2F" w:rsidRDefault="00226B78" w:rsidP="00226B78">
                            <w:pPr>
                              <w:jc w:val="center"/>
                              <w:rPr>
                                <w:sz w:val="20"/>
                                <w:szCs w:val="20"/>
                              </w:rPr>
                            </w:pPr>
                            <w:r w:rsidRPr="007C4F2F">
                              <w:rPr>
                                <w:sz w:val="20"/>
                                <w:szCs w:val="20"/>
                              </w:rPr>
                              <w:t xml:space="preserve">Figura </w:t>
                            </w:r>
                            <w:r w:rsidR="006243CF">
                              <w:rPr>
                                <w:sz w:val="20"/>
                                <w:szCs w:val="20"/>
                              </w:rPr>
                              <w:t>63</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595BE" id="_x0000_s1115" type="#_x0000_t202" style="position:absolute;margin-left:231.55pt;margin-top:221.3pt;width:213.05pt;height:21.05pt;z-index:25221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">
                <v:textbox>
                  <w:txbxContent>
                    <w:p w14:paraId="2ECE2D64" w14:textId="0A68E646" w:rsidR="00226B78" w:rsidRPr="007C4F2F" w:rsidRDefault="00226B78" w:rsidP="00226B78">
                      <w:pPr>
                        <w:jc w:val="center"/>
                        <w:rPr>
                          <w:sz w:val="20"/>
                          <w:szCs w:val="20"/>
                        </w:rPr>
                      </w:pPr>
                      <w:r w:rsidRPr="007C4F2F">
                        <w:rPr>
                          <w:sz w:val="20"/>
                          <w:szCs w:val="20"/>
                        </w:rPr>
                        <w:t xml:space="preserve">Figura </w:t>
                      </w:r>
                      <w:r w:rsidR="006243CF">
                        <w:rPr>
                          <w:sz w:val="20"/>
                          <w:szCs w:val="20"/>
                        </w:rPr>
                        <w:t>63</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Arquivos</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12224" behindDoc="0" locked="0" layoutInCell="1" allowOverlap="1" wp14:anchorId="0B62A763" wp14:editId="62BC2647">
                <wp:simplePos x="0" y="0"/>
                <wp:positionH relativeFrom="column">
                  <wp:posOffset>104775</wp:posOffset>
                </wp:positionH>
                <wp:positionV relativeFrom="paragraph">
                  <wp:posOffset>2811780</wp:posOffset>
                </wp:positionV>
                <wp:extent cx="2705735" cy="267335"/>
                <wp:effectExtent l="0" t="0" r="18415" b="18415"/>
                <wp:wrapTopAndBottom/>
                <wp:docPr id="5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1B400DA6" w14:textId="1D36CAEB" w:rsidR="00226B78" w:rsidRPr="007C4F2F" w:rsidRDefault="00226B78" w:rsidP="00226B78">
                            <w:pPr>
                              <w:jc w:val="center"/>
                              <w:rPr>
                                <w:sz w:val="20"/>
                                <w:szCs w:val="20"/>
                              </w:rPr>
                            </w:pPr>
                            <w:r w:rsidRPr="007C4F2F">
                              <w:rPr>
                                <w:sz w:val="20"/>
                                <w:szCs w:val="20"/>
                              </w:rPr>
                              <w:t xml:space="preserve">Figura </w:t>
                            </w:r>
                            <w:r w:rsidR="006243CF">
                              <w:rPr>
                                <w:sz w:val="20"/>
                                <w:szCs w:val="20"/>
                              </w:rPr>
                              <w:t>62</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Visualizar modelo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2A763" id="_x0000_s1116" type="#_x0000_t202" style="position:absolute;margin-left:8.25pt;margin-top:221.4pt;width:213.05pt;height:21.05pt;z-index:25221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">
                <v:textbox>
                  <w:txbxContent>
                    <w:p w14:paraId="1B400DA6" w14:textId="1D36CAEB" w:rsidR="00226B78" w:rsidRPr="007C4F2F" w:rsidRDefault="00226B78" w:rsidP="00226B78">
                      <w:pPr>
                        <w:jc w:val="center"/>
                        <w:rPr>
                          <w:sz w:val="20"/>
                          <w:szCs w:val="20"/>
                        </w:rPr>
                      </w:pPr>
                      <w:r w:rsidRPr="007C4F2F">
                        <w:rPr>
                          <w:sz w:val="20"/>
                          <w:szCs w:val="20"/>
                        </w:rPr>
                        <w:t xml:space="preserve">Figura </w:t>
                      </w:r>
                      <w:r w:rsidR="006243CF">
                        <w:rPr>
                          <w:sz w:val="20"/>
                          <w:szCs w:val="20"/>
                        </w:rPr>
                        <w:t>62</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Visualizar modelo</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16320" behindDoc="0" locked="0" layoutInCell="1" allowOverlap="1" wp14:anchorId="67155D2A" wp14:editId="39A3F943">
                <wp:simplePos x="0" y="0"/>
                <wp:positionH relativeFrom="column">
                  <wp:posOffset>104140</wp:posOffset>
                </wp:positionH>
                <wp:positionV relativeFrom="paragraph">
                  <wp:posOffset>5644515</wp:posOffset>
                </wp:positionV>
                <wp:extent cx="2705735" cy="267335"/>
                <wp:effectExtent l="0" t="0" r="18415" b="18415"/>
                <wp:wrapTopAndBottom/>
                <wp:docPr id="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6D52A8A7" w14:textId="018BDBC8" w:rsidR="00226B78" w:rsidRPr="007C4F2F" w:rsidRDefault="00226B78" w:rsidP="00226B78">
                            <w:pPr>
                              <w:jc w:val="center"/>
                              <w:rPr>
                                <w:sz w:val="20"/>
                                <w:szCs w:val="20"/>
                              </w:rPr>
                            </w:pPr>
                            <w:r w:rsidRPr="007C4F2F">
                              <w:rPr>
                                <w:sz w:val="20"/>
                                <w:szCs w:val="20"/>
                              </w:rPr>
                              <w:t xml:space="preserve">Figura </w:t>
                            </w:r>
                            <w:r w:rsidR="006243CF">
                              <w:rPr>
                                <w:sz w:val="20"/>
                                <w:szCs w:val="20"/>
                              </w:rPr>
                              <w:t>64</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Visualizar 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55D2A" id="_x0000_s1117" type="#_x0000_t202" style="position:absolute;margin-left:8.2pt;margin-top:444.45pt;width:213.05pt;height:21.05pt;z-index:25221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vr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">
                <v:textbox>
                  <w:txbxContent>
                    <w:p w14:paraId="6D52A8A7" w14:textId="018BDBC8" w:rsidR="00226B78" w:rsidRPr="007C4F2F" w:rsidRDefault="00226B78" w:rsidP="00226B78">
                      <w:pPr>
                        <w:jc w:val="center"/>
                        <w:rPr>
                          <w:sz w:val="20"/>
                          <w:szCs w:val="20"/>
                        </w:rPr>
                      </w:pPr>
                      <w:r w:rsidRPr="007C4F2F">
                        <w:rPr>
                          <w:sz w:val="20"/>
                          <w:szCs w:val="20"/>
                        </w:rPr>
                        <w:t xml:space="preserve">Figura </w:t>
                      </w:r>
                      <w:r w:rsidR="006243CF">
                        <w:rPr>
                          <w:sz w:val="20"/>
                          <w:szCs w:val="20"/>
                        </w:rPr>
                        <w:t>64</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Visualizar Arquivos</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09152" behindDoc="0" locked="0" layoutInCell="1" allowOverlap="1" wp14:anchorId="1CF61EAB" wp14:editId="4D5978C4">
                <wp:simplePos x="0" y="0"/>
                <wp:positionH relativeFrom="column">
                  <wp:posOffset>103505</wp:posOffset>
                </wp:positionH>
                <wp:positionV relativeFrom="paragraph">
                  <wp:posOffset>0</wp:posOffset>
                </wp:positionV>
                <wp:extent cx="2707005" cy="267335"/>
                <wp:effectExtent l="0" t="0" r="17145" b="18415"/>
                <wp:wrapTopAndBottom/>
                <wp:docPr id="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1D839FBD" w14:textId="1FD3028D" w:rsidR="00226B78" w:rsidRPr="007C4F2F" w:rsidRDefault="00226B78" w:rsidP="00226B78">
                            <w:pPr>
                              <w:jc w:val="center"/>
                              <w:rPr>
                                <w:sz w:val="20"/>
                                <w:szCs w:val="20"/>
                              </w:rPr>
                            </w:pPr>
                            <w:r w:rsidRPr="007C4F2F">
                              <w:rPr>
                                <w:sz w:val="20"/>
                                <w:szCs w:val="20"/>
                              </w:rPr>
                              <w:t xml:space="preserve">Figura </w:t>
                            </w:r>
                            <w:r w:rsidR="006243CF">
                              <w:rPr>
                                <w:sz w:val="20"/>
                                <w:szCs w:val="20"/>
                              </w:rPr>
                              <w:t>60</w:t>
                            </w:r>
                            <w:r w:rsidRPr="007C4F2F">
                              <w:rPr>
                                <w:sz w:val="20"/>
                                <w:szCs w:val="20"/>
                              </w:rPr>
                              <w:t xml:space="preserve"> – </w:t>
                            </w:r>
                            <w:r w:rsidRPr="007C4F2F">
                              <w:rPr>
                                <w:color w:val="0D0D0D" w:themeColor="text1" w:themeTint="F2"/>
                                <w:sz w:val="20"/>
                                <w:szCs w:val="20"/>
                              </w:rPr>
                              <w:t>Tela:</w:t>
                            </w:r>
                            <w:r w:rsidR="00DE1BB5">
                              <w:rPr>
                                <w:color w:val="0D0D0D" w:themeColor="text1" w:themeTint="F2"/>
                                <w:sz w:val="20"/>
                                <w:szCs w:val="20"/>
                              </w:rPr>
                              <w:t xml:space="preserve"> Nova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61EAB" id="_x0000_s1118" type="#_x0000_t202" style="position:absolute;margin-left:8.15pt;margin-top:0;width:213.15pt;height:21.05pt;z-index:25220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nlrFQ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">
                <v:textbox>
                  <w:txbxContent>
                    <w:p w14:paraId="1D839FBD" w14:textId="1FD3028D" w:rsidR="00226B78" w:rsidRPr="007C4F2F" w:rsidRDefault="00226B78" w:rsidP="00226B78">
                      <w:pPr>
                        <w:jc w:val="center"/>
                        <w:rPr>
                          <w:sz w:val="20"/>
                          <w:szCs w:val="20"/>
                        </w:rPr>
                      </w:pPr>
                      <w:r w:rsidRPr="007C4F2F">
                        <w:rPr>
                          <w:sz w:val="20"/>
                          <w:szCs w:val="20"/>
                        </w:rPr>
                        <w:t xml:space="preserve">Figura </w:t>
                      </w:r>
                      <w:r w:rsidR="006243CF">
                        <w:rPr>
                          <w:sz w:val="20"/>
                          <w:szCs w:val="20"/>
                        </w:rPr>
                        <w:t>60</w:t>
                      </w:r>
                      <w:r w:rsidRPr="007C4F2F">
                        <w:rPr>
                          <w:sz w:val="20"/>
                          <w:szCs w:val="20"/>
                        </w:rPr>
                        <w:t xml:space="preserve"> – </w:t>
                      </w:r>
                      <w:r w:rsidRPr="007C4F2F">
                        <w:rPr>
                          <w:color w:val="0D0D0D" w:themeColor="text1" w:themeTint="F2"/>
                          <w:sz w:val="20"/>
                          <w:szCs w:val="20"/>
                        </w:rPr>
                        <w:t>Tela:</w:t>
                      </w:r>
                      <w:r w:rsidR="00DE1BB5">
                        <w:rPr>
                          <w:color w:val="0D0D0D" w:themeColor="text1" w:themeTint="F2"/>
                          <w:sz w:val="20"/>
                          <w:szCs w:val="20"/>
                        </w:rPr>
                        <w:t xml:space="preserve"> Nova redação</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10176" behindDoc="0" locked="0" layoutInCell="1" allowOverlap="1" wp14:anchorId="7E8B7FCF" wp14:editId="7C7AE1D3">
                <wp:simplePos x="0" y="0"/>
                <wp:positionH relativeFrom="column">
                  <wp:posOffset>2943225</wp:posOffset>
                </wp:positionH>
                <wp:positionV relativeFrom="paragraph">
                  <wp:posOffset>0</wp:posOffset>
                </wp:positionV>
                <wp:extent cx="2705735" cy="267335"/>
                <wp:effectExtent l="0" t="0" r="18415" b="18415"/>
                <wp:wrapTopAndBottom/>
                <wp:docPr id="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0B66E092" w14:textId="58FE5ECB" w:rsidR="00226B78" w:rsidRPr="007C4F2F" w:rsidRDefault="00226B78" w:rsidP="00226B78">
                            <w:pPr>
                              <w:jc w:val="center"/>
                              <w:rPr>
                                <w:sz w:val="20"/>
                                <w:szCs w:val="20"/>
                              </w:rPr>
                            </w:pPr>
                            <w:r w:rsidRPr="007C4F2F">
                              <w:rPr>
                                <w:sz w:val="20"/>
                                <w:szCs w:val="20"/>
                              </w:rPr>
                              <w:t xml:space="preserve">Figura </w:t>
                            </w:r>
                            <w:r w:rsidR="006243CF">
                              <w:rPr>
                                <w:sz w:val="20"/>
                                <w:szCs w:val="20"/>
                              </w:rPr>
                              <w:t>61</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Modelos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B7FCF" id="_x0000_s1119" type="#_x0000_t202" style="position:absolute;margin-left:231.75pt;margin-top:0;width:213.05pt;height:21.05pt;z-index:252210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">
                <v:textbox>
                  <w:txbxContent>
                    <w:p w14:paraId="0B66E092" w14:textId="58FE5ECB" w:rsidR="00226B78" w:rsidRPr="007C4F2F" w:rsidRDefault="00226B78" w:rsidP="00226B78">
                      <w:pPr>
                        <w:jc w:val="center"/>
                        <w:rPr>
                          <w:sz w:val="20"/>
                          <w:szCs w:val="20"/>
                        </w:rPr>
                      </w:pPr>
                      <w:r w:rsidRPr="007C4F2F">
                        <w:rPr>
                          <w:sz w:val="20"/>
                          <w:szCs w:val="20"/>
                        </w:rPr>
                        <w:t xml:space="preserve">Figura </w:t>
                      </w:r>
                      <w:r w:rsidR="006243CF">
                        <w:rPr>
                          <w:sz w:val="20"/>
                          <w:szCs w:val="20"/>
                        </w:rPr>
                        <w:t>61</w:t>
                      </w:r>
                      <w:r w:rsidRPr="007C4F2F">
                        <w:rPr>
                          <w:sz w:val="20"/>
                          <w:szCs w:val="20"/>
                        </w:rPr>
                        <w:t xml:space="preserve"> – </w:t>
                      </w:r>
                      <w:r w:rsidRPr="007C4F2F">
                        <w:rPr>
                          <w:color w:val="0D0D0D" w:themeColor="text1" w:themeTint="F2"/>
                          <w:sz w:val="20"/>
                          <w:szCs w:val="20"/>
                        </w:rPr>
                        <w:t xml:space="preserve">Tela: </w:t>
                      </w:r>
                      <w:r w:rsidR="00DE1BB5">
                        <w:rPr>
                          <w:color w:val="0D0D0D" w:themeColor="text1" w:themeTint="F2"/>
                          <w:sz w:val="20"/>
                          <w:szCs w:val="20"/>
                        </w:rPr>
                        <w:t>Modelos de redação</w:t>
                      </w:r>
                    </w:p>
                  </w:txbxContent>
                </v:textbox>
                <w10:wrap type="topAndBottom"/>
              </v:shape>
            </w:pict>
          </mc:Fallback>
        </mc:AlternateContent>
      </w:r>
    </w:p>
    <w:p w14:paraId="24F00BAF" w14:textId="4084BC73" w:rsidR="00226B78" w:rsidRDefault="004247A5" w:rsidP="00226B78">
      <w:pPr>
        <w:contextualSpacing/>
        <w:jc w:val="left"/>
        <w:rPr>
          <w:noProof/>
        </w:rPr>
      </w:pPr>
      <w:r>
        <w:rPr>
          <w:noProof/>
        </w:rPr>
        <w:drawing>
          <wp:anchor distT="0" distB="0" distL="114300" distR="114300" simplePos="0" relativeHeight="252293120" behindDoc="0" locked="0" layoutInCell="1" allowOverlap="1" wp14:anchorId="0607C1CB" wp14:editId="3F3E5999">
            <wp:simplePos x="0" y="0"/>
            <wp:positionH relativeFrom="column">
              <wp:posOffset>107950</wp:posOffset>
            </wp:positionH>
            <wp:positionV relativeFrom="paragraph">
              <wp:posOffset>514614</wp:posOffset>
            </wp:positionV>
            <wp:extent cx="2700000" cy="2026800"/>
            <wp:effectExtent l="19050" t="19050" r="24765" b="12065"/>
            <wp:wrapNone/>
            <wp:docPr id="793261476" name="Imagem 793261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3384" t="7725" r="1874" b="2982"/>
                    <a:stretch/>
                  </pic:blipFill>
                  <pic:spPr bwMode="auto">
                    <a:xfrm>
                      <a:off x="0" y="0"/>
                      <a:ext cx="2700000" cy="2026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393C">
        <w:rPr>
          <w:noProof/>
        </w:rPr>
        <w:drawing>
          <wp:anchor distT="0" distB="0" distL="114300" distR="114300" simplePos="0" relativeHeight="252286976" behindDoc="0" locked="0" layoutInCell="1" allowOverlap="1" wp14:anchorId="2C050D15" wp14:editId="19A8766E">
            <wp:simplePos x="0" y="0"/>
            <wp:positionH relativeFrom="column">
              <wp:posOffset>2949575</wp:posOffset>
            </wp:positionH>
            <wp:positionV relativeFrom="paragraph">
              <wp:posOffset>511175</wp:posOffset>
            </wp:positionV>
            <wp:extent cx="2694940" cy="2026285"/>
            <wp:effectExtent l="19050" t="19050" r="10160" b="12065"/>
            <wp:wrapTopAndBottom/>
            <wp:docPr id="793261473" name="Imagem 793261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3079" t="6978" r="4559" b="4738"/>
                    <a:stretch/>
                  </pic:blipFill>
                  <pic:spPr bwMode="auto">
                    <a:xfrm>
                      <a:off x="0" y="0"/>
                      <a:ext cx="2694940"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FCF259" w14:textId="4B96BB03" w:rsidR="00226B78" w:rsidRDefault="00226B78" w:rsidP="00226B78">
      <w:pPr>
        <w:tabs>
          <w:tab w:val="left" w:pos="1725"/>
        </w:tabs>
        <w:contextualSpacing/>
        <w:jc w:val="left"/>
        <w:rPr>
          <w:noProof/>
        </w:rPr>
      </w:pPr>
    </w:p>
    <w:p w14:paraId="2DE9F588" w14:textId="05BA86A7" w:rsidR="00226B78" w:rsidRDefault="00280F1F" w:rsidP="00226B78">
      <w:pPr>
        <w:tabs>
          <w:tab w:val="left" w:pos="1725"/>
        </w:tabs>
        <w:contextualSpacing/>
        <w:jc w:val="left"/>
        <w:rPr>
          <w:noProof/>
        </w:rPr>
      </w:pPr>
      <w:r>
        <w:rPr>
          <w:noProof/>
        </w:rPr>
        <w:drawing>
          <wp:anchor distT="0" distB="0" distL="114300" distR="114300" simplePos="0" relativeHeight="252295168" behindDoc="0" locked="0" layoutInCell="1" allowOverlap="1" wp14:anchorId="685D7E04" wp14:editId="5B161FD8">
            <wp:simplePos x="0" y="0"/>
            <wp:positionH relativeFrom="column">
              <wp:posOffset>2949575</wp:posOffset>
            </wp:positionH>
            <wp:positionV relativeFrom="paragraph">
              <wp:posOffset>536575</wp:posOffset>
            </wp:positionV>
            <wp:extent cx="2699385" cy="2026285"/>
            <wp:effectExtent l="19050" t="19050" r="24765" b="12065"/>
            <wp:wrapTopAndBottom/>
            <wp:docPr id="8" name="Imagem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6002" t="9199" r="1946" b="3282"/>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47A5">
        <w:rPr>
          <w:noProof/>
        </w:rPr>
        <w:drawing>
          <wp:anchor distT="0" distB="0" distL="114300" distR="114300" simplePos="0" relativeHeight="252289024" behindDoc="0" locked="0" layoutInCell="1" allowOverlap="1" wp14:anchorId="0260ADC0" wp14:editId="56767662">
            <wp:simplePos x="0" y="0"/>
            <wp:positionH relativeFrom="column">
              <wp:posOffset>108956</wp:posOffset>
            </wp:positionH>
            <wp:positionV relativeFrom="paragraph">
              <wp:posOffset>533400</wp:posOffset>
            </wp:positionV>
            <wp:extent cx="2696582" cy="2025927"/>
            <wp:effectExtent l="19050" t="19050" r="27940" b="12700"/>
            <wp:wrapTopAndBottom/>
            <wp:docPr id="793261474" name="Imagem 79326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2036" t="9625" r="2555" b="3515"/>
                    <a:stretch/>
                  </pic:blipFill>
                  <pic:spPr bwMode="auto">
                    <a:xfrm>
                      <a:off x="0" y="0"/>
                      <a:ext cx="2696582" cy="2025927"/>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47A5" w:rsidRPr="0097042C">
        <w:rPr>
          <w:b/>
          <w:bCs/>
          <w:noProof/>
        </w:rPr>
        <mc:AlternateContent>
          <mc:Choice Requires="wps">
            <w:drawing>
              <wp:anchor distT="45720" distB="45720" distL="114300" distR="114300" simplePos="0" relativeHeight="252218368" behindDoc="0" locked="0" layoutInCell="1" allowOverlap="1" wp14:anchorId="5E6A184D" wp14:editId="246133A7">
                <wp:simplePos x="0" y="0"/>
                <wp:positionH relativeFrom="column">
                  <wp:posOffset>2940050</wp:posOffset>
                </wp:positionH>
                <wp:positionV relativeFrom="paragraph">
                  <wp:posOffset>262255</wp:posOffset>
                </wp:positionV>
                <wp:extent cx="2705735" cy="267335"/>
                <wp:effectExtent l="0" t="0" r="18415" b="18415"/>
                <wp:wrapTopAndBottom/>
                <wp:docPr id="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505D57EE" w14:textId="245D6B65" w:rsidR="00226B78" w:rsidRPr="007C4F2F" w:rsidRDefault="00226B78" w:rsidP="00226B78">
                            <w:pPr>
                              <w:jc w:val="center"/>
                              <w:rPr>
                                <w:sz w:val="20"/>
                                <w:szCs w:val="20"/>
                              </w:rPr>
                            </w:pPr>
                            <w:r w:rsidRPr="007C4F2F">
                              <w:rPr>
                                <w:sz w:val="20"/>
                                <w:szCs w:val="20"/>
                              </w:rPr>
                              <w:t xml:space="preserve">Figura </w:t>
                            </w:r>
                            <w:r w:rsidR="006243CF">
                              <w:rPr>
                                <w:sz w:val="20"/>
                                <w:szCs w:val="20"/>
                              </w:rPr>
                              <w:t>65</w:t>
                            </w:r>
                            <w:r w:rsidRPr="007C4F2F">
                              <w:rPr>
                                <w:sz w:val="20"/>
                                <w:szCs w:val="20"/>
                              </w:rPr>
                              <w:t xml:space="preserve"> – </w:t>
                            </w:r>
                            <w:r w:rsidRPr="007C4F2F">
                              <w:rPr>
                                <w:color w:val="0D0D0D" w:themeColor="text1" w:themeTint="F2"/>
                                <w:sz w:val="20"/>
                                <w:szCs w:val="20"/>
                              </w:rPr>
                              <w:t xml:space="preserve">Tela: </w:t>
                            </w:r>
                            <w:r w:rsidR="00280F1F">
                              <w:rPr>
                                <w:color w:val="0D0D0D" w:themeColor="text1" w:themeTint="F2"/>
                                <w:sz w:val="20"/>
                                <w:szCs w:val="20"/>
                              </w:rPr>
                              <w:t>Desempenho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A184D" id="_x0000_s1120" type="#_x0000_t202" style="position:absolute;margin-left:231.5pt;margin-top:20.65pt;width:213.05pt;height:21.05pt;z-index:252218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1yFA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">
                <v:textbox>
                  <w:txbxContent>
                    <w:p w14:paraId="505D57EE" w14:textId="245D6B65" w:rsidR="00226B78" w:rsidRPr="007C4F2F" w:rsidRDefault="00226B78" w:rsidP="00226B78">
                      <w:pPr>
                        <w:jc w:val="center"/>
                        <w:rPr>
                          <w:sz w:val="20"/>
                          <w:szCs w:val="20"/>
                        </w:rPr>
                      </w:pPr>
                      <w:r w:rsidRPr="007C4F2F">
                        <w:rPr>
                          <w:sz w:val="20"/>
                          <w:szCs w:val="20"/>
                        </w:rPr>
                        <w:t xml:space="preserve">Figura </w:t>
                      </w:r>
                      <w:r w:rsidR="006243CF">
                        <w:rPr>
                          <w:sz w:val="20"/>
                          <w:szCs w:val="20"/>
                        </w:rPr>
                        <w:t>65</w:t>
                      </w:r>
                      <w:r w:rsidRPr="007C4F2F">
                        <w:rPr>
                          <w:sz w:val="20"/>
                          <w:szCs w:val="20"/>
                        </w:rPr>
                        <w:t xml:space="preserve"> – </w:t>
                      </w:r>
                      <w:r w:rsidRPr="007C4F2F">
                        <w:rPr>
                          <w:color w:val="0D0D0D" w:themeColor="text1" w:themeTint="F2"/>
                          <w:sz w:val="20"/>
                          <w:szCs w:val="20"/>
                        </w:rPr>
                        <w:t xml:space="preserve">Tela: </w:t>
                      </w:r>
                      <w:r w:rsidR="00280F1F">
                        <w:rPr>
                          <w:color w:val="0D0D0D" w:themeColor="text1" w:themeTint="F2"/>
                          <w:sz w:val="20"/>
                          <w:szCs w:val="20"/>
                        </w:rPr>
                        <w:t>Desempenho</w:t>
                      </w:r>
                    </w:p>
                  </w:txbxContent>
                </v:textbox>
                <w10:wrap type="topAndBottom"/>
              </v:shape>
            </w:pict>
          </mc:Fallback>
        </mc:AlternateContent>
      </w:r>
    </w:p>
    <w:p w14:paraId="037D3AE7" w14:textId="77777777" w:rsidR="00226B78" w:rsidRDefault="00226B78" w:rsidP="00226B78">
      <w:pPr>
        <w:tabs>
          <w:tab w:val="left" w:pos="1725"/>
        </w:tabs>
        <w:contextualSpacing/>
        <w:jc w:val="left"/>
        <w:rPr>
          <w:noProof/>
        </w:rPr>
      </w:pPr>
    </w:p>
    <w:p w14:paraId="764950E2" w14:textId="77777777" w:rsidR="00226B78" w:rsidRDefault="00226B78" w:rsidP="00226B78">
      <w:pPr>
        <w:spacing w:after="0"/>
        <w:contextualSpacing/>
        <w:jc w:val="center"/>
      </w:pPr>
      <w:r>
        <w:rPr>
          <w:b/>
          <w:bCs/>
        </w:rPr>
        <w:t xml:space="preserve">Fonte: </w:t>
      </w:r>
      <w:r w:rsidRPr="001E2AF2">
        <w:t>Elaboração Própria</w:t>
      </w:r>
      <w:r>
        <w:br w:type="page"/>
      </w:r>
    </w:p>
    <w:p w14:paraId="472EAA7A" w14:textId="0C377488" w:rsidR="00226B78" w:rsidRPr="00643587" w:rsidRDefault="00280F1F" w:rsidP="00226B78">
      <w:pPr>
        <w:spacing w:after="0"/>
        <w:contextualSpacing/>
        <w:jc w:val="left"/>
        <w:rPr>
          <w:b/>
          <w:bCs/>
        </w:rPr>
      </w:pPr>
      <w:r>
        <w:rPr>
          <w:noProof/>
        </w:rPr>
        <w:drawing>
          <wp:anchor distT="0" distB="0" distL="114300" distR="114300" simplePos="0" relativeHeight="252299264" behindDoc="0" locked="0" layoutInCell="1" allowOverlap="1" wp14:anchorId="7AA8ACBF" wp14:editId="0E93E71E">
            <wp:simplePos x="0" y="0"/>
            <wp:positionH relativeFrom="column">
              <wp:posOffset>2949575</wp:posOffset>
            </wp:positionH>
            <wp:positionV relativeFrom="paragraph">
              <wp:posOffset>275590</wp:posOffset>
            </wp:positionV>
            <wp:extent cx="2700000" cy="2026285"/>
            <wp:effectExtent l="19050" t="19050" r="24765" b="12065"/>
            <wp:wrapTopAndBottom/>
            <wp:docPr id="18" name="Imagem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4625" t="8890" r="5015" b="3073"/>
                    <a:stretch/>
                  </pic:blipFill>
                  <pic:spPr bwMode="auto">
                    <a:xfrm>
                      <a:off x="0" y="0"/>
                      <a:ext cx="2700000"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297216" behindDoc="1" locked="0" layoutInCell="1" allowOverlap="1" wp14:anchorId="445B45C1" wp14:editId="047EC68E">
            <wp:simplePos x="0" y="0"/>
            <wp:positionH relativeFrom="column">
              <wp:posOffset>112395</wp:posOffset>
            </wp:positionH>
            <wp:positionV relativeFrom="paragraph">
              <wp:posOffset>271780</wp:posOffset>
            </wp:positionV>
            <wp:extent cx="2699385" cy="2026285"/>
            <wp:effectExtent l="19050" t="19050" r="24765" b="12065"/>
            <wp:wrapTopAndBottom/>
            <wp:docPr id="17" name="Imagem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6948" t="9670" r="2855" b="1673"/>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227584" behindDoc="0" locked="0" layoutInCell="1" allowOverlap="1" wp14:anchorId="0CC393C4" wp14:editId="1FD359C7">
                <wp:simplePos x="0" y="0"/>
                <wp:positionH relativeFrom="column">
                  <wp:posOffset>2940685</wp:posOffset>
                </wp:positionH>
                <wp:positionV relativeFrom="paragraph">
                  <wp:posOffset>2810510</wp:posOffset>
                </wp:positionV>
                <wp:extent cx="2705735" cy="267335"/>
                <wp:effectExtent l="0" t="0" r="18415" b="18415"/>
                <wp:wrapTopAndBottom/>
                <wp:docPr id="2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634AB46A" w14:textId="56218122" w:rsidR="00226B78" w:rsidRPr="007C4F2F" w:rsidRDefault="00226B78" w:rsidP="00226B78">
                            <w:pPr>
                              <w:jc w:val="center"/>
                              <w:rPr>
                                <w:sz w:val="20"/>
                                <w:szCs w:val="20"/>
                              </w:rPr>
                            </w:pPr>
                            <w:r w:rsidRPr="007C4F2F">
                              <w:rPr>
                                <w:sz w:val="20"/>
                                <w:szCs w:val="20"/>
                              </w:rPr>
                              <w:t xml:space="preserve">Figura </w:t>
                            </w:r>
                            <w:r w:rsidR="00C868B8">
                              <w:rPr>
                                <w:sz w:val="20"/>
                                <w:szCs w:val="20"/>
                              </w:rPr>
                              <w:t>69</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Texto de 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393C4" id="_x0000_s1121" type="#_x0000_t202" style="position:absolute;margin-left:231.55pt;margin-top:221.3pt;width:213.05pt;height:21.05pt;z-index:252227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3OEEwIAACc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">
                <v:textbox>
                  <w:txbxContent>
                    <w:p w14:paraId="634AB46A" w14:textId="56218122" w:rsidR="00226B78" w:rsidRPr="007C4F2F" w:rsidRDefault="00226B78" w:rsidP="00226B78">
                      <w:pPr>
                        <w:jc w:val="center"/>
                        <w:rPr>
                          <w:sz w:val="20"/>
                          <w:szCs w:val="20"/>
                        </w:rPr>
                      </w:pPr>
                      <w:r w:rsidRPr="007C4F2F">
                        <w:rPr>
                          <w:sz w:val="20"/>
                          <w:szCs w:val="20"/>
                        </w:rPr>
                        <w:t xml:space="preserve">Figura </w:t>
                      </w:r>
                      <w:r w:rsidR="00C868B8">
                        <w:rPr>
                          <w:sz w:val="20"/>
                          <w:szCs w:val="20"/>
                        </w:rPr>
                        <w:t>69</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Texto de apoio</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25536" behindDoc="0" locked="0" layoutInCell="1" allowOverlap="1" wp14:anchorId="5105394B" wp14:editId="5073C8F0">
                <wp:simplePos x="0" y="0"/>
                <wp:positionH relativeFrom="column">
                  <wp:posOffset>104775</wp:posOffset>
                </wp:positionH>
                <wp:positionV relativeFrom="paragraph">
                  <wp:posOffset>2811780</wp:posOffset>
                </wp:positionV>
                <wp:extent cx="2705735" cy="267335"/>
                <wp:effectExtent l="0" t="0" r="18415" b="18415"/>
                <wp:wrapTopAndBottom/>
                <wp:docPr id="2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57B9447" w14:textId="6D992AB4" w:rsidR="00226B78" w:rsidRPr="007C4F2F" w:rsidRDefault="00226B78" w:rsidP="00226B78">
                            <w:pPr>
                              <w:jc w:val="center"/>
                              <w:rPr>
                                <w:sz w:val="20"/>
                                <w:szCs w:val="20"/>
                              </w:rPr>
                            </w:pPr>
                            <w:r w:rsidRPr="007C4F2F">
                              <w:rPr>
                                <w:sz w:val="20"/>
                                <w:szCs w:val="20"/>
                              </w:rPr>
                              <w:t xml:space="preserve">Figura </w:t>
                            </w:r>
                            <w:r w:rsidR="00C868B8">
                              <w:rPr>
                                <w:sz w:val="20"/>
                                <w:szCs w:val="20"/>
                              </w:rPr>
                              <w:t>68</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Escolher 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5394B" id="_x0000_s1122" type="#_x0000_t202" style="position:absolute;margin-left:8.25pt;margin-top:221.4pt;width:213.05pt;height:21.05pt;z-index:252225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">
                <v:textbox>
                  <w:txbxContent>
                    <w:p w14:paraId="257B9447" w14:textId="6D992AB4" w:rsidR="00226B78" w:rsidRPr="007C4F2F" w:rsidRDefault="00226B78" w:rsidP="00226B78">
                      <w:pPr>
                        <w:jc w:val="center"/>
                        <w:rPr>
                          <w:sz w:val="20"/>
                          <w:szCs w:val="20"/>
                        </w:rPr>
                      </w:pPr>
                      <w:r w:rsidRPr="007C4F2F">
                        <w:rPr>
                          <w:sz w:val="20"/>
                          <w:szCs w:val="20"/>
                        </w:rPr>
                        <w:t xml:space="preserve">Figura </w:t>
                      </w:r>
                      <w:r w:rsidR="00C868B8">
                        <w:rPr>
                          <w:sz w:val="20"/>
                          <w:szCs w:val="20"/>
                        </w:rPr>
                        <w:t>68</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Escolher tema</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22464" behindDoc="0" locked="0" layoutInCell="1" allowOverlap="1" wp14:anchorId="5F6CC780" wp14:editId="57B69828">
                <wp:simplePos x="0" y="0"/>
                <wp:positionH relativeFrom="column">
                  <wp:posOffset>103505</wp:posOffset>
                </wp:positionH>
                <wp:positionV relativeFrom="paragraph">
                  <wp:posOffset>0</wp:posOffset>
                </wp:positionV>
                <wp:extent cx="2710800" cy="267335"/>
                <wp:effectExtent l="0" t="0" r="13970" b="18415"/>
                <wp:wrapTopAndBottom/>
                <wp:docPr id="23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00" cy="267335"/>
                        </a:xfrm>
                        <a:prstGeom prst="rect">
                          <a:avLst/>
                        </a:prstGeom>
                        <a:solidFill>
                          <a:srgbClr val="FFFFFF"/>
                        </a:solidFill>
                        <a:ln w="9525">
                          <a:solidFill>
                            <a:srgbClr val="000000"/>
                          </a:solidFill>
                          <a:miter lim="800000"/>
                          <a:headEnd/>
                          <a:tailEnd/>
                        </a:ln>
                      </wps:spPr>
                      <wps:txbx>
                        <w:txbxContent>
                          <w:p w14:paraId="238AE6D7" w14:textId="7E9E26F0" w:rsidR="00226B78" w:rsidRPr="007C4F2F" w:rsidRDefault="00226B78" w:rsidP="00226B78">
                            <w:pPr>
                              <w:jc w:val="center"/>
                              <w:rPr>
                                <w:sz w:val="20"/>
                                <w:szCs w:val="20"/>
                              </w:rPr>
                            </w:pPr>
                            <w:r w:rsidRPr="007C4F2F">
                              <w:rPr>
                                <w:sz w:val="20"/>
                                <w:szCs w:val="20"/>
                              </w:rPr>
                              <w:t xml:space="preserve">Figura </w:t>
                            </w:r>
                            <w:r w:rsidR="00C868B8">
                              <w:rPr>
                                <w:sz w:val="20"/>
                                <w:szCs w:val="20"/>
                              </w:rPr>
                              <w:t>66</w:t>
                            </w:r>
                            <w:r w:rsidRPr="007C4F2F">
                              <w:rPr>
                                <w:sz w:val="20"/>
                                <w:szCs w:val="20"/>
                              </w:rPr>
                              <w:t xml:space="preserve"> – </w:t>
                            </w:r>
                            <w:r w:rsidRPr="007C4F2F">
                              <w:rPr>
                                <w:color w:val="0D0D0D" w:themeColor="text1" w:themeTint="F2"/>
                                <w:sz w:val="20"/>
                                <w:szCs w:val="20"/>
                              </w:rPr>
                              <w:t xml:space="preserve">Tela: </w:t>
                            </w:r>
                            <w:r w:rsidR="00280F1F">
                              <w:rPr>
                                <w:color w:val="0D0D0D" w:themeColor="text1" w:themeTint="F2"/>
                                <w:sz w:val="20"/>
                                <w:szCs w:val="20"/>
                              </w:rPr>
                              <w:t>Perfil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CC780" id="_x0000_s1123" type="#_x0000_t202" style="position:absolute;margin-left:8.15pt;margin-top:0;width:213.45pt;height:21.05pt;z-index:252222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">
                <v:textbox>
                  <w:txbxContent>
                    <w:p w14:paraId="238AE6D7" w14:textId="7E9E26F0" w:rsidR="00226B78" w:rsidRPr="007C4F2F" w:rsidRDefault="00226B78" w:rsidP="00226B78">
                      <w:pPr>
                        <w:jc w:val="center"/>
                        <w:rPr>
                          <w:sz w:val="20"/>
                          <w:szCs w:val="20"/>
                        </w:rPr>
                      </w:pPr>
                      <w:r w:rsidRPr="007C4F2F">
                        <w:rPr>
                          <w:sz w:val="20"/>
                          <w:szCs w:val="20"/>
                        </w:rPr>
                        <w:t xml:space="preserve">Figura </w:t>
                      </w:r>
                      <w:r w:rsidR="00C868B8">
                        <w:rPr>
                          <w:sz w:val="20"/>
                          <w:szCs w:val="20"/>
                        </w:rPr>
                        <w:t>66</w:t>
                      </w:r>
                      <w:r w:rsidRPr="007C4F2F">
                        <w:rPr>
                          <w:sz w:val="20"/>
                          <w:szCs w:val="20"/>
                        </w:rPr>
                        <w:t xml:space="preserve"> – </w:t>
                      </w:r>
                      <w:r w:rsidRPr="007C4F2F">
                        <w:rPr>
                          <w:color w:val="0D0D0D" w:themeColor="text1" w:themeTint="F2"/>
                          <w:sz w:val="20"/>
                          <w:szCs w:val="20"/>
                        </w:rPr>
                        <w:t xml:space="preserve">Tela: </w:t>
                      </w:r>
                      <w:r w:rsidR="00280F1F">
                        <w:rPr>
                          <w:color w:val="0D0D0D" w:themeColor="text1" w:themeTint="F2"/>
                          <w:sz w:val="20"/>
                          <w:szCs w:val="20"/>
                        </w:rPr>
                        <w:t>Perfil</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23488" behindDoc="0" locked="0" layoutInCell="1" allowOverlap="1" wp14:anchorId="6D25CC6B" wp14:editId="4236EC90">
                <wp:simplePos x="0" y="0"/>
                <wp:positionH relativeFrom="column">
                  <wp:posOffset>2943225</wp:posOffset>
                </wp:positionH>
                <wp:positionV relativeFrom="paragraph">
                  <wp:posOffset>0</wp:posOffset>
                </wp:positionV>
                <wp:extent cx="2710800" cy="267335"/>
                <wp:effectExtent l="0" t="0" r="13970" b="18415"/>
                <wp:wrapTopAndBottom/>
                <wp:docPr id="2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00" cy="267335"/>
                        </a:xfrm>
                        <a:prstGeom prst="rect">
                          <a:avLst/>
                        </a:prstGeom>
                        <a:solidFill>
                          <a:srgbClr val="FFFFFF"/>
                        </a:solidFill>
                        <a:ln w="9525">
                          <a:solidFill>
                            <a:srgbClr val="000000"/>
                          </a:solidFill>
                          <a:miter lim="800000"/>
                          <a:headEnd/>
                          <a:tailEnd/>
                        </a:ln>
                      </wps:spPr>
                      <wps:txbx>
                        <w:txbxContent>
                          <w:p w14:paraId="37212D8A" w14:textId="03BA7714" w:rsidR="00226B78" w:rsidRPr="007C4F2F" w:rsidRDefault="00226B78" w:rsidP="00226B78">
                            <w:pPr>
                              <w:jc w:val="center"/>
                              <w:rPr>
                                <w:sz w:val="20"/>
                                <w:szCs w:val="20"/>
                              </w:rPr>
                            </w:pPr>
                            <w:r w:rsidRPr="007C4F2F">
                              <w:rPr>
                                <w:sz w:val="20"/>
                                <w:szCs w:val="20"/>
                              </w:rPr>
                              <w:t xml:space="preserve">Figura </w:t>
                            </w:r>
                            <w:r w:rsidR="00C868B8">
                              <w:rPr>
                                <w:sz w:val="20"/>
                                <w:szCs w:val="20"/>
                              </w:rPr>
                              <w:t>67</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 xml:space="preserve"> Configurações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5CC6B" id="_x0000_s1124" type="#_x0000_t202" style="position:absolute;margin-left:231.75pt;margin-top:0;width:213.45pt;height:21.05pt;z-index:252223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">
                <v:textbox>
                  <w:txbxContent>
                    <w:p w14:paraId="37212D8A" w14:textId="03BA7714" w:rsidR="00226B78" w:rsidRPr="007C4F2F" w:rsidRDefault="00226B78" w:rsidP="00226B78">
                      <w:pPr>
                        <w:jc w:val="center"/>
                        <w:rPr>
                          <w:sz w:val="20"/>
                          <w:szCs w:val="20"/>
                        </w:rPr>
                      </w:pPr>
                      <w:r w:rsidRPr="007C4F2F">
                        <w:rPr>
                          <w:sz w:val="20"/>
                          <w:szCs w:val="20"/>
                        </w:rPr>
                        <w:t xml:space="preserve">Figura </w:t>
                      </w:r>
                      <w:r w:rsidR="00C868B8">
                        <w:rPr>
                          <w:sz w:val="20"/>
                          <w:szCs w:val="20"/>
                        </w:rPr>
                        <w:t>67</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 xml:space="preserve"> Configurações</w:t>
                      </w:r>
                    </w:p>
                  </w:txbxContent>
                </v:textbox>
                <w10:wrap type="topAndBottom"/>
              </v:shape>
            </w:pict>
          </mc:Fallback>
        </mc:AlternateContent>
      </w:r>
    </w:p>
    <w:p w14:paraId="644EF77D" w14:textId="6A512D2F" w:rsidR="00226B78" w:rsidRDefault="00CB13CB" w:rsidP="00226B78">
      <w:pPr>
        <w:contextualSpacing/>
        <w:jc w:val="left"/>
        <w:rPr>
          <w:noProof/>
        </w:rPr>
      </w:pPr>
      <w:r>
        <w:rPr>
          <w:noProof/>
        </w:rPr>
        <w:drawing>
          <wp:anchor distT="0" distB="0" distL="114300" distR="114300" simplePos="0" relativeHeight="252301312" behindDoc="0" locked="0" layoutInCell="1" allowOverlap="1" wp14:anchorId="2C502D88" wp14:editId="37EFC5A9">
            <wp:simplePos x="0" y="0"/>
            <wp:positionH relativeFrom="column">
              <wp:posOffset>111760</wp:posOffset>
            </wp:positionH>
            <wp:positionV relativeFrom="paragraph">
              <wp:posOffset>510169</wp:posOffset>
            </wp:positionV>
            <wp:extent cx="2699385" cy="2025650"/>
            <wp:effectExtent l="19050" t="19050" r="24765" b="12700"/>
            <wp:wrapTopAndBottom/>
            <wp:docPr id="21" name="Imagem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5547" t="9125" r="3844" b="4689"/>
                    <a:stretch/>
                  </pic:blipFill>
                  <pic:spPr bwMode="auto">
                    <a:xfrm>
                      <a:off x="0" y="0"/>
                      <a:ext cx="2699385" cy="20256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03360" behindDoc="0" locked="0" layoutInCell="1" allowOverlap="1" wp14:anchorId="0A45C4DB" wp14:editId="1C5D075A">
            <wp:simplePos x="0" y="0"/>
            <wp:positionH relativeFrom="column">
              <wp:posOffset>2946664</wp:posOffset>
            </wp:positionH>
            <wp:positionV relativeFrom="page">
              <wp:posOffset>4171315</wp:posOffset>
            </wp:positionV>
            <wp:extent cx="2700000" cy="2026800"/>
            <wp:effectExtent l="19050" t="19050" r="24765" b="12065"/>
            <wp:wrapTopAndBottom/>
            <wp:docPr id="26" name="Imagem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l="6967" t="10555" r="2299" b="3473"/>
                    <a:stretch/>
                  </pic:blipFill>
                  <pic:spPr bwMode="auto">
                    <a:xfrm>
                      <a:off x="0" y="0"/>
                      <a:ext cx="2700000" cy="20268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796933" w14:textId="26A71B40" w:rsidR="00226B78" w:rsidRDefault="00226B78" w:rsidP="00226B78">
      <w:pPr>
        <w:tabs>
          <w:tab w:val="left" w:pos="1725"/>
        </w:tabs>
        <w:contextualSpacing/>
        <w:jc w:val="left"/>
        <w:rPr>
          <w:noProof/>
        </w:rPr>
      </w:pPr>
    </w:p>
    <w:p w14:paraId="00C5ADDC" w14:textId="4027F2C6" w:rsidR="00226B78" w:rsidRDefault="00CB13CB" w:rsidP="00226B78">
      <w:pPr>
        <w:tabs>
          <w:tab w:val="left" w:pos="1725"/>
        </w:tabs>
        <w:contextualSpacing/>
        <w:jc w:val="left"/>
        <w:rPr>
          <w:noProof/>
        </w:rPr>
      </w:pPr>
      <w:r w:rsidRPr="0097042C">
        <w:rPr>
          <w:b/>
          <w:bCs/>
          <w:noProof/>
        </w:rPr>
        <mc:AlternateContent>
          <mc:Choice Requires="wps">
            <w:drawing>
              <wp:anchor distT="45720" distB="45720" distL="114300" distR="114300" simplePos="0" relativeHeight="252229632" behindDoc="0" locked="0" layoutInCell="1" allowOverlap="1" wp14:anchorId="04F07F1A" wp14:editId="0FD0C774">
                <wp:simplePos x="0" y="0"/>
                <wp:positionH relativeFrom="column">
                  <wp:posOffset>104140</wp:posOffset>
                </wp:positionH>
                <wp:positionV relativeFrom="paragraph">
                  <wp:posOffset>266065</wp:posOffset>
                </wp:positionV>
                <wp:extent cx="2705735" cy="464185"/>
                <wp:effectExtent l="0" t="0" r="18415" b="12065"/>
                <wp:wrapTopAndBottom/>
                <wp:docPr id="2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4185"/>
                        </a:xfrm>
                        <a:prstGeom prst="rect">
                          <a:avLst/>
                        </a:prstGeom>
                        <a:solidFill>
                          <a:srgbClr val="FFFFFF"/>
                        </a:solidFill>
                        <a:ln w="9525">
                          <a:solidFill>
                            <a:srgbClr val="000000"/>
                          </a:solidFill>
                          <a:miter lim="800000"/>
                          <a:headEnd/>
                          <a:tailEnd/>
                        </a:ln>
                      </wps:spPr>
                      <wps:txbx>
                        <w:txbxContent>
                          <w:p w14:paraId="7FE3B671" w14:textId="3F881F81" w:rsidR="00226B78" w:rsidRPr="007C4F2F" w:rsidRDefault="00226B78" w:rsidP="00226B78">
                            <w:pPr>
                              <w:jc w:val="center"/>
                              <w:rPr>
                                <w:sz w:val="20"/>
                                <w:szCs w:val="20"/>
                              </w:rPr>
                            </w:pPr>
                            <w:r w:rsidRPr="007C4F2F">
                              <w:rPr>
                                <w:sz w:val="20"/>
                                <w:szCs w:val="20"/>
                              </w:rPr>
                              <w:t xml:space="preserve">Figura </w:t>
                            </w:r>
                            <w:r w:rsidR="00C868B8">
                              <w:rPr>
                                <w:sz w:val="20"/>
                                <w:szCs w:val="20"/>
                              </w:rPr>
                              <w:t>70</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Digitar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07F1A" id="_x0000_s1125" type="#_x0000_t202" style="position:absolute;margin-left:8.2pt;margin-top:20.95pt;width:213.05pt;height:36.55pt;z-index:252229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47VFgIAACcEAAAOAAAAZHJzL2Uyb0RvYy54bWysU81u2zAMvg/YOwi6L3ayuEm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">
                <v:textbox>
                  <w:txbxContent>
                    <w:p w14:paraId="7FE3B671" w14:textId="3F881F81" w:rsidR="00226B78" w:rsidRPr="007C4F2F" w:rsidRDefault="00226B78" w:rsidP="00226B78">
                      <w:pPr>
                        <w:jc w:val="center"/>
                        <w:rPr>
                          <w:sz w:val="20"/>
                          <w:szCs w:val="20"/>
                        </w:rPr>
                      </w:pPr>
                      <w:r w:rsidRPr="007C4F2F">
                        <w:rPr>
                          <w:sz w:val="20"/>
                          <w:szCs w:val="20"/>
                        </w:rPr>
                        <w:t xml:space="preserve">Figura </w:t>
                      </w:r>
                      <w:r w:rsidR="00C868B8">
                        <w:rPr>
                          <w:sz w:val="20"/>
                          <w:szCs w:val="20"/>
                        </w:rPr>
                        <w:t>70</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Digitar redação</w:t>
                      </w:r>
                    </w:p>
                  </w:txbxContent>
                </v:textbox>
                <w10:wrap type="topAndBottom"/>
              </v:shape>
            </w:pict>
          </mc:Fallback>
        </mc:AlternateContent>
      </w:r>
      <w:r>
        <w:rPr>
          <w:noProof/>
        </w:rPr>
        <w:drawing>
          <wp:anchor distT="0" distB="0" distL="114300" distR="114300" simplePos="0" relativeHeight="252305408" behindDoc="0" locked="0" layoutInCell="1" allowOverlap="1" wp14:anchorId="7674A244" wp14:editId="52121FDB">
            <wp:simplePos x="0" y="0"/>
            <wp:positionH relativeFrom="column">
              <wp:posOffset>107315</wp:posOffset>
            </wp:positionH>
            <wp:positionV relativeFrom="paragraph">
              <wp:posOffset>734695</wp:posOffset>
            </wp:positionV>
            <wp:extent cx="2699385" cy="2026285"/>
            <wp:effectExtent l="19050" t="19050" r="24765" b="12065"/>
            <wp:wrapTopAndBottom/>
            <wp:docPr id="28" name="Image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1848" t="7750" r="3372" b="5672"/>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07456" behindDoc="0" locked="0" layoutInCell="1" allowOverlap="1" wp14:anchorId="69A8523C" wp14:editId="416B7271">
            <wp:simplePos x="0" y="0"/>
            <wp:positionH relativeFrom="column">
              <wp:posOffset>2954020</wp:posOffset>
            </wp:positionH>
            <wp:positionV relativeFrom="paragraph">
              <wp:posOffset>734060</wp:posOffset>
            </wp:positionV>
            <wp:extent cx="2691130" cy="2025650"/>
            <wp:effectExtent l="19050" t="19050" r="13970" b="1270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l="3406" t="11811" r="1796" b="1283"/>
                    <a:stretch/>
                  </pic:blipFill>
                  <pic:spPr bwMode="auto">
                    <a:xfrm>
                      <a:off x="0" y="0"/>
                      <a:ext cx="2691130" cy="20256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31680" behindDoc="0" locked="0" layoutInCell="1" allowOverlap="1" wp14:anchorId="4E9D134D" wp14:editId="1BF4F05D">
                <wp:simplePos x="0" y="0"/>
                <wp:positionH relativeFrom="column">
                  <wp:posOffset>2943225</wp:posOffset>
                </wp:positionH>
                <wp:positionV relativeFrom="paragraph">
                  <wp:posOffset>266396</wp:posOffset>
                </wp:positionV>
                <wp:extent cx="2705735" cy="461010"/>
                <wp:effectExtent l="0" t="0" r="18415" b="15240"/>
                <wp:wrapTopAndBottom/>
                <wp:docPr id="23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1010"/>
                        </a:xfrm>
                        <a:prstGeom prst="rect">
                          <a:avLst/>
                        </a:prstGeom>
                        <a:solidFill>
                          <a:srgbClr val="FFFFFF"/>
                        </a:solidFill>
                        <a:ln w="9525">
                          <a:solidFill>
                            <a:srgbClr val="000000"/>
                          </a:solidFill>
                          <a:miter lim="800000"/>
                          <a:headEnd/>
                          <a:tailEnd/>
                        </a:ln>
                      </wps:spPr>
                      <wps:txbx>
                        <w:txbxContent>
                          <w:p w14:paraId="3719CE0D" w14:textId="24C67B4C" w:rsidR="00226B78" w:rsidRPr="007C4F2F" w:rsidRDefault="00226B78" w:rsidP="00226B78">
                            <w:pPr>
                              <w:jc w:val="center"/>
                              <w:rPr>
                                <w:sz w:val="20"/>
                                <w:szCs w:val="20"/>
                              </w:rPr>
                            </w:pPr>
                            <w:r w:rsidRPr="007C4F2F">
                              <w:rPr>
                                <w:sz w:val="20"/>
                                <w:szCs w:val="20"/>
                              </w:rPr>
                              <w:t xml:space="preserve">Figura </w:t>
                            </w:r>
                            <w:r w:rsidR="00CB13CB">
                              <w:rPr>
                                <w:sz w:val="20"/>
                                <w:szCs w:val="20"/>
                              </w:rPr>
                              <w:t>71</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Selecionar arquivo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D134D" id="_x0000_s1126" type="#_x0000_t202" style="position:absolute;margin-left:231.75pt;margin-top:21pt;width:213.05pt;height:36.3pt;z-index:252231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">
                <v:textbox>
                  <w:txbxContent>
                    <w:p w14:paraId="3719CE0D" w14:textId="24C67B4C" w:rsidR="00226B78" w:rsidRPr="007C4F2F" w:rsidRDefault="00226B78" w:rsidP="00226B78">
                      <w:pPr>
                        <w:jc w:val="center"/>
                        <w:rPr>
                          <w:sz w:val="20"/>
                          <w:szCs w:val="20"/>
                        </w:rPr>
                      </w:pPr>
                      <w:r w:rsidRPr="007C4F2F">
                        <w:rPr>
                          <w:sz w:val="20"/>
                          <w:szCs w:val="20"/>
                        </w:rPr>
                        <w:t xml:space="preserve">Figura </w:t>
                      </w:r>
                      <w:r w:rsidR="00CB13CB">
                        <w:rPr>
                          <w:sz w:val="20"/>
                          <w:szCs w:val="20"/>
                        </w:rPr>
                        <w:t>71</w:t>
                      </w:r>
                      <w:r w:rsidRPr="007C4F2F">
                        <w:rPr>
                          <w:sz w:val="20"/>
                          <w:szCs w:val="20"/>
                        </w:rPr>
                        <w:t xml:space="preserve"> – </w:t>
                      </w:r>
                      <w:r w:rsidRPr="007C4F2F">
                        <w:rPr>
                          <w:color w:val="0D0D0D" w:themeColor="text1" w:themeTint="F2"/>
                          <w:sz w:val="20"/>
                          <w:szCs w:val="20"/>
                        </w:rPr>
                        <w:t xml:space="preserve">Tela: </w:t>
                      </w:r>
                      <w:r w:rsidR="00CB13CB">
                        <w:rPr>
                          <w:color w:val="0D0D0D" w:themeColor="text1" w:themeTint="F2"/>
                          <w:sz w:val="20"/>
                          <w:szCs w:val="20"/>
                        </w:rPr>
                        <w:t>Selecionar arquivo de redação</w:t>
                      </w:r>
                    </w:p>
                  </w:txbxContent>
                </v:textbox>
                <w10:wrap type="topAndBottom"/>
              </v:shape>
            </w:pict>
          </mc:Fallback>
        </mc:AlternateContent>
      </w:r>
    </w:p>
    <w:p w14:paraId="3AAB8CB7" w14:textId="77777777" w:rsidR="00226B78" w:rsidRDefault="00226B78" w:rsidP="00226B78">
      <w:pPr>
        <w:tabs>
          <w:tab w:val="left" w:pos="1725"/>
        </w:tabs>
        <w:contextualSpacing/>
        <w:jc w:val="left"/>
        <w:rPr>
          <w:noProof/>
        </w:rPr>
      </w:pPr>
    </w:p>
    <w:p w14:paraId="6242205F" w14:textId="77777777" w:rsidR="00226B78" w:rsidRDefault="00226B78" w:rsidP="00226B78">
      <w:pPr>
        <w:spacing w:after="0"/>
        <w:contextualSpacing/>
        <w:jc w:val="center"/>
      </w:pPr>
      <w:r>
        <w:rPr>
          <w:b/>
          <w:bCs/>
        </w:rPr>
        <w:t xml:space="preserve">Fonte: </w:t>
      </w:r>
      <w:r w:rsidRPr="001E2AF2">
        <w:t>Elaboração Própria</w:t>
      </w:r>
      <w:r>
        <w:br w:type="page"/>
      </w:r>
    </w:p>
    <w:p w14:paraId="52FF8C4A" w14:textId="74DEFBD8" w:rsidR="00226B78" w:rsidRPr="00643587" w:rsidRDefault="00076466" w:rsidP="00226B78">
      <w:pPr>
        <w:spacing w:after="0"/>
        <w:contextualSpacing/>
        <w:jc w:val="left"/>
        <w:rPr>
          <w:b/>
          <w:bCs/>
        </w:rPr>
      </w:pPr>
      <w:r>
        <w:rPr>
          <w:noProof/>
        </w:rPr>
        <w:drawing>
          <wp:anchor distT="0" distB="0" distL="114300" distR="114300" simplePos="0" relativeHeight="252315648" behindDoc="1" locked="0" layoutInCell="1" allowOverlap="1" wp14:anchorId="2CCF9D9F" wp14:editId="6E6D3FE8">
            <wp:simplePos x="0" y="0"/>
            <wp:positionH relativeFrom="column">
              <wp:posOffset>2954959</wp:posOffset>
            </wp:positionH>
            <wp:positionV relativeFrom="paragraph">
              <wp:posOffset>3162300</wp:posOffset>
            </wp:positionV>
            <wp:extent cx="2691130" cy="2036445"/>
            <wp:effectExtent l="19050" t="19050" r="13970" b="20955"/>
            <wp:wrapTopAndBottom/>
            <wp:docPr id="53" name="Imagem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l="1843" t="8004" r="1609" b="3008"/>
                    <a:stretch/>
                  </pic:blipFill>
                  <pic:spPr bwMode="auto">
                    <a:xfrm>
                      <a:off x="0" y="0"/>
                      <a:ext cx="2691130" cy="203644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40896" behindDoc="0" locked="0" layoutInCell="1" allowOverlap="1" wp14:anchorId="76308F75" wp14:editId="05A4DED5">
                <wp:simplePos x="0" y="0"/>
                <wp:positionH relativeFrom="column">
                  <wp:posOffset>2943225</wp:posOffset>
                </wp:positionH>
                <wp:positionV relativeFrom="paragraph">
                  <wp:posOffset>2684780</wp:posOffset>
                </wp:positionV>
                <wp:extent cx="2705735" cy="467995"/>
                <wp:effectExtent l="0" t="0" r="18415" b="27305"/>
                <wp:wrapTopAndBottom/>
                <wp:docPr id="2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35F78164" w14:textId="486B9DB7" w:rsidR="00226B78" w:rsidRPr="007C4F2F" w:rsidRDefault="00226B78" w:rsidP="00226B78">
                            <w:pPr>
                              <w:jc w:val="center"/>
                              <w:rPr>
                                <w:sz w:val="20"/>
                                <w:szCs w:val="20"/>
                              </w:rPr>
                            </w:pPr>
                            <w:r w:rsidRPr="007C4F2F">
                              <w:rPr>
                                <w:sz w:val="20"/>
                                <w:szCs w:val="20"/>
                              </w:rPr>
                              <w:t xml:space="preserve">Figura </w:t>
                            </w:r>
                            <w:r w:rsidR="00CB13CB">
                              <w:rPr>
                                <w:sz w:val="20"/>
                                <w:szCs w:val="20"/>
                              </w:rPr>
                              <w:t>75</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Redação descrição -</w:t>
                            </w:r>
                            <w:r w:rsidR="00076466">
                              <w:rPr>
                                <w:color w:val="0D0D0D" w:themeColor="text1" w:themeTint="F2"/>
                                <w:sz w:val="20"/>
                                <w:szCs w:val="20"/>
                              </w:rPr>
                              <w:t>Pontuação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08F75" id="_x0000_s1127" type="#_x0000_t202" style="position:absolute;margin-left:231.75pt;margin-top:211.4pt;width:213.05pt;height:36.85pt;z-index:252240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">
                <v:textbox>
                  <w:txbxContent>
                    <w:p w14:paraId="35F78164" w14:textId="486B9DB7" w:rsidR="00226B78" w:rsidRPr="007C4F2F" w:rsidRDefault="00226B78" w:rsidP="00226B78">
                      <w:pPr>
                        <w:jc w:val="center"/>
                        <w:rPr>
                          <w:sz w:val="20"/>
                          <w:szCs w:val="20"/>
                        </w:rPr>
                      </w:pPr>
                      <w:r w:rsidRPr="007C4F2F">
                        <w:rPr>
                          <w:sz w:val="20"/>
                          <w:szCs w:val="20"/>
                        </w:rPr>
                        <w:t xml:space="preserve">Figura </w:t>
                      </w:r>
                      <w:r w:rsidR="00CB13CB">
                        <w:rPr>
                          <w:sz w:val="20"/>
                          <w:szCs w:val="20"/>
                        </w:rPr>
                        <w:t>75</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Redação descrição -</w:t>
                      </w:r>
                      <w:r w:rsidR="00076466">
                        <w:rPr>
                          <w:color w:val="0D0D0D" w:themeColor="text1" w:themeTint="F2"/>
                          <w:sz w:val="20"/>
                          <w:szCs w:val="20"/>
                        </w:rPr>
                        <w:t>Pontuação</w:t>
                      </w:r>
                    </w:p>
                  </w:txbxContent>
                </v:textbox>
                <w10:wrap type="topAndBottom"/>
              </v:shape>
            </w:pict>
          </mc:Fallback>
        </mc:AlternateContent>
      </w:r>
      <w:r>
        <w:rPr>
          <w:noProof/>
        </w:rPr>
        <w:drawing>
          <wp:anchor distT="0" distB="0" distL="114300" distR="114300" simplePos="0" relativeHeight="252313600" behindDoc="0" locked="0" layoutInCell="1" allowOverlap="1" wp14:anchorId="2A2AFAFE" wp14:editId="04DD8607">
            <wp:simplePos x="0" y="0"/>
            <wp:positionH relativeFrom="column">
              <wp:posOffset>115570</wp:posOffset>
            </wp:positionH>
            <wp:positionV relativeFrom="paragraph">
              <wp:posOffset>3165475</wp:posOffset>
            </wp:positionV>
            <wp:extent cx="2699385" cy="2026285"/>
            <wp:effectExtent l="19050" t="19050" r="24765" b="12065"/>
            <wp:wrapTopAndBottom/>
            <wp:docPr id="52" name="Image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2836" t="8942" r="3564" b="2410"/>
                    <a:stretch/>
                  </pic:blipFill>
                  <pic:spPr bwMode="auto">
                    <a:xfrm>
                      <a:off x="0" y="0"/>
                      <a:ext cx="2699385" cy="202628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38848" behindDoc="0" locked="0" layoutInCell="1" allowOverlap="1" wp14:anchorId="51F4F997" wp14:editId="6F614642">
                <wp:simplePos x="0" y="0"/>
                <wp:positionH relativeFrom="column">
                  <wp:posOffset>104775</wp:posOffset>
                </wp:positionH>
                <wp:positionV relativeFrom="paragraph">
                  <wp:posOffset>2688921</wp:posOffset>
                </wp:positionV>
                <wp:extent cx="2705735" cy="467995"/>
                <wp:effectExtent l="0" t="0" r="18415" b="27305"/>
                <wp:wrapTopAndBottom/>
                <wp:docPr id="2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6B383050" w14:textId="7F9E6B88" w:rsidR="00226B78" w:rsidRPr="007C4F2F" w:rsidRDefault="00226B78" w:rsidP="00226B78">
                            <w:pPr>
                              <w:jc w:val="center"/>
                              <w:rPr>
                                <w:sz w:val="20"/>
                                <w:szCs w:val="20"/>
                              </w:rPr>
                            </w:pPr>
                            <w:r w:rsidRPr="007C4F2F">
                              <w:rPr>
                                <w:sz w:val="20"/>
                                <w:szCs w:val="20"/>
                              </w:rPr>
                              <w:t xml:space="preserve">Figura </w:t>
                            </w:r>
                            <w:r w:rsidR="00CB13CB">
                              <w:rPr>
                                <w:sz w:val="20"/>
                                <w:szCs w:val="20"/>
                              </w:rPr>
                              <w:t>74</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Histórico de 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4F997" id="_x0000_s1128" type="#_x0000_t202" style="position:absolute;margin-left:8.25pt;margin-top:211.75pt;width:213.05pt;height:36.85pt;z-index:252238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">
                <v:textbox>
                  <w:txbxContent>
                    <w:p w14:paraId="6B383050" w14:textId="7F9E6B88" w:rsidR="00226B78" w:rsidRPr="007C4F2F" w:rsidRDefault="00226B78" w:rsidP="00226B78">
                      <w:pPr>
                        <w:jc w:val="center"/>
                        <w:rPr>
                          <w:sz w:val="20"/>
                          <w:szCs w:val="20"/>
                        </w:rPr>
                      </w:pPr>
                      <w:r w:rsidRPr="007C4F2F">
                        <w:rPr>
                          <w:sz w:val="20"/>
                          <w:szCs w:val="20"/>
                        </w:rPr>
                        <w:t xml:space="preserve">Figura </w:t>
                      </w:r>
                      <w:r w:rsidR="00CB13CB">
                        <w:rPr>
                          <w:sz w:val="20"/>
                          <w:szCs w:val="20"/>
                        </w:rPr>
                        <w:t>74</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Histórico de redações</w:t>
                      </w:r>
                    </w:p>
                  </w:txbxContent>
                </v:textbox>
                <w10:wrap type="topAndBottom"/>
              </v:shape>
            </w:pict>
          </mc:Fallback>
        </mc:AlternateContent>
      </w:r>
      <w:r w:rsidR="00D94D18">
        <w:rPr>
          <w:noProof/>
        </w:rPr>
        <w:drawing>
          <wp:anchor distT="0" distB="0" distL="114300" distR="114300" simplePos="0" relativeHeight="252311552" behindDoc="0" locked="0" layoutInCell="1" allowOverlap="1" wp14:anchorId="33439582" wp14:editId="0F2E78D0">
            <wp:simplePos x="0" y="0"/>
            <wp:positionH relativeFrom="column">
              <wp:posOffset>2945765</wp:posOffset>
            </wp:positionH>
            <wp:positionV relativeFrom="paragraph">
              <wp:posOffset>282575</wp:posOffset>
            </wp:positionV>
            <wp:extent cx="2700000" cy="2026800"/>
            <wp:effectExtent l="19050" t="19050" r="24765" b="12065"/>
            <wp:wrapTopAndBottom/>
            <wp:docPr id="43" name="Image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l="3685" t="11632" r="3598" b="2741"/>
                    <a:stretch/>
                  </pic:blipFill>
                  <pic:spPr bwMode="auto">
                    <a:xfrm>
                      <a:off x="0" y="0"/>
                      <a:ext cx="2700000" cy="2026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4D18">
        <w:rPr>
          <w:noProof/>
        </w:rPr>
        <w:drawing>
          <wp:anchor distT="0" distB="0" distL="114300" distR="114300" simplePos="0" relativeHeight="252309504" behindDoc="0" locked="0" layoutInCell="1" allowOverlap="1" wp14:anchorId="3EC72D50" wp14:editId="3C010BCD">
            <wp:simplePos x="0" y="0"/>
            <wp:positionH relativeFrom="column">
              <wp:posOffset>115570</wp:posOffset>
            </wp:positionH>
            <wp:positionV relativeFrom="paragraph">
              <wp:posOffset>280670</wp:posOffset>
            </wp:positionV>
            <wp:extent cx="2700000" cy="2026800"/>
            <wp:effectExtent l="19050" t="19050" r="24765" b="12065"/>
            <wp:wrapTopAndBottom/>
            <wp:docPr id="41" name="Imagem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l="3978" t="9468" r="2538" b="2007"/>
                    <a:stretch/>
                  </pic:blipFill>
                  <pic:spPr bwMode="auto">
                    <a:xfrm>
                      <a:off x="0" y="0"/>
                      <a:ext cx="2700000" cy="2026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235776" behindDoc="0" locked="0" layoutInCell="1" allowOverlap="1" wp14:anchorId="376563AE" wp14:editId="15CEE490">
                <wp:simplePos x="0" y="0"/>
                <wp:positionH relativeFrom="column">
                  <wp:posOffset>103505</wp:posOffset>
                </wp:positionH>
                <wp:positionV relativeFrom="paragraph">
                  <wp:posOffset>0</wp:posOffset>
                </wp:positionV>
                <wp:extent cx="2707005" cy="267335"/>
                <wp:effectExtent l="0" t="0" r="17145" b="18415"/>
                <wp:wrapTopAndBottom/>
                <wp:docPr id="2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13F064EA" w14:textId="2734D89A" w:rsidR="00226B78" w:rsidRPr="007C4F2F" w:rsidRDefault="00226B78" w:rsidP="00226B78">
                            <w:pPr>
                              <w:jc w:val="center"/>
                              <w:rPr>
                                <w:sz w:val="20"/>
                                <w:szCs w:val="20"/>
                              </w:rPr>
                            </w:pPr>
                            <w:r w:rsidRPr="007C4F2F">
                              <w:rPr>
                                <w:sz w:val="20"/>
                                <w:szCs w:val="20"/>
                              </w:rPr>
                              <w:t xml:space="preserve">Figura </w:t>
                            </w:r>
                            <w:r w:rsidR="00CB13CB">
                              <w:rPr>
                                <w:sz w:val="20"/>
                                <w:szCs w:val="20"/>
                              </w:rPr>
                              <w:t>72</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Selecionar redação salva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563AE" id="_x0000_s1129" type="#_x0000_t202" style="position:absolute;margin-left:8.15pt;margin-top:0;width:213.15pt;height:21.05pt;z-index:252235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">
                <v:textbox>
                  <w:txbxContent>
                    <w:p w14:paraId="13F064EA" w14:textId="2734D89A" w:rsidR="00226B78" w:rsidRPr="007C4F2F" w:rsidRDefault="00226B78" w:rsidP="00226B78">
                      <w:pPr>
                        <w:jc w:val="center"/>
                        <w:rPr>
                          <w:sz w:val="20"/>
                          <w:szCs w:val="20"/>
                        </w:rPr>
                      </w:pPr>
                      <w:r w:rsidRPr="007C4F2F">
                        <w:rPr>
                          <w:sz w:val="20"/>
                          <w:szCs w:val="20"/>
                        </w:rPr>
                        <w:t xml:space="preserve">Figura </w:t>
                      </w:r>
                      <w:r w:rsidR="00CB13CB">
                        <w:rPr>
                          <w:sz w:val="20"/>
                          <w:szCs w:val="20"/>
                        </w:rPr>
                        <w:t>72</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Selecionar redação salva</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36800" behindDoc="0" locked="0" layoutInCell="1" allowOverlap="1" wp14:anchorId="74747F81" wp14:editId="3D232588">
                <wp:simplePos x="0" y="0"/>
                <wp:positionH relativeFrom="column">
                  <wp:posOffset>2943225</wp:posOffset>
                </wp:positionH>
                <wp:positionV relativeFrom="paragraph">
                  <wp:posOffset>0</wp:posOffset>
                </wp:positionV>
                <wp:extent cx="2705735" cy="267335"/>
                <wp:effectExtent l="0" t="0" r="18415" b="18415"/>
                <wp:wrapTopAndBottom/>
                <wp:docPr id="2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4F9A24ED" w14:textId="0D9B1BDE" w:rsidR="00226B78" w:rsidRPr="007C4F2F" w:rsidRDefault="00226B78" w:rsidP="00226B78">
                            <w:pPr>
                              <w:jc w:val="center"/>
                              <w:rPr>
                                <w:sz w:val="20"/>
                                <w:szCs w:val="20"/>
                              </w:rPr>
                            </w:pPr>
                            <w:r w:rsidRPr="007C4F2F">
                              <w:rPr>
                                <w:sz w:val="20"/>
                                <w:szCs w:val="20"/>
                              </w:rPr>
                              <w:t xml:space="preserve">Figura </w:t>
                            </w:r>
                            <w:r w:rsidR="00CB13CB">
                              <w:rPr>
                                <w:sz w:val="20"/>
                                <w:szCs w:val="20"/>
                              </w:rPr>
                              <w:t>73</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Corrigindo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47F81" id="_x0000_s1130" type="#_x0000_t202" style="position:absolute;margin-left:231.75pt;margin-top:0;width:213.05pt;height:21.05pt;z-index:25223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">
                <v:textbox>
                  <w:txbxContent>
                    <w:p w14:paraId="4F9A24ED" w14:textId="0D9B1BDE" w:rsidR="00226B78" w:rsidRPr="007C4F2F" w:rsidRDefault="00226B78" w:rsidP="00226B78">
                      <w:pPr>
                        <w:jc w:val="center"/>
                        <w:rPr>
                          <w:sz w:val="20"/>
                          <w:szCs w:val="20"/>
                        </w:rPr>
                      </w:pPr>
                      <w:r w:rsidRPr="007C4F2F">
                        <w:rPr>
                          <w:sz w:val="20"/>
                          <w:szCs w:val="20"/>
                        </w:rPr>
                        <w:t xml:space="preserve">Figura </w:t>
                      </w:r>
                      <w:r w:rsidR="00CB13CB">
                        <w:rPr>
                          <w:sz w:val="20"/>
                          <w:szCs w:val="20"/>
                        </w:rPr>
                        <w:t>73</w:t>
                      </w:r>
                      <w:r w:rsidRPr="007C4F2F">
                        <w:rPr>
                          <w:sz w:val="20"/>
                          <w:szCs w:val="20"/>
                        </w:rPr>
                        <w:t xml:space="preserve"> – </w:t>
                      </w:r>
                      <w:r w:rsidRPr="007C4F2F">
                        <w:rPr>
                          <w:color w:val="0D0D0D" w:themeColor="text1" w:themeTint="F2"/>
                          <w:sz w:val="20"/>
                          <w:szCs w:val="20"/>
                        </w:rPr>
                        <w:t xml:space="preserve">Tela: </w:t>
                      </w:r>
                      <w:r w:rsidR="00D94D18">
                        <w:rPr>
                          <w:color w:val="0D0D0D" w:themeColor="text1" w:themeTint="F2"/>
                          <w:sz w:val="20"/>
                          <w:szCs w:val="20"/>
                        </w:rPr>
                        <w:t>Corrigindo Redação</w:t>
                      </w:r>
                    </w:p>
                  </w:txbxContent>
                </v:textbox>
                <w10:wrap type="topAndBottom"/>
              </v:shape>
            </w:pict>
          </mc:Fallback>
        </mc:AlternateContent>
      </w:r>
    </w:p>
    <w:p w14:paraId="30B5CE39" w14:textId="5265AA1D" w:rsidR="00226B78" w:rsidRDefault="00226B78" w:rsidP="00226B78">
      <w:pPr>
        <w:contextualSpacing/>
        <w:jc w:val="left"/>
        <w:rPr>
          <w:noProof/>
        </w:rPr>
      </w:pPr>
    </w:p>
    <w:p w14:paraId="49B5244B" w14:textId="3F860D80" w:rsidR="00226B78" w:rsidRDefault="00076466" w:rsidP="00226B78">
      <w:pPr>
        <w:tabs>
          <w:tab w:val="left" w:pos="1725"/>
        </w:tabs>
        <w:contextualSpacing/>
        <w:jc w:val="left"/>
        <w:rPr>
          <w:noProof/>
        </w:rPr>
      </w:pPr>
      <w:r>
        <w:rPr>
          <w:noProof/>
        </w:rPr>
        <w:drawing>
          <wp:anchor distT="0" distB="0" distL="114300" distR="114300" simplePos="0" relativeHeight="252319744" behindDoc="0" locked="0" layoutInCell="1" allowOverlap="1" wp14:anchorId="60B05B8E" wp14:editId="41BA0DE5">
            <wp:simplePos x="0" y="0"/>
            <wp:positionH relativeFrom="column">
              <wp:posOffset>3002032</wp:posOffset>
            </wp:positionH>
            <wp:positionV relativeFrom="paragraph">
              <wp:posOffset>707915</wp:posOffset>
            </wp:positionV>
            <wp:extent cx="2694636" cy="2037080"/>
            <wp:effectExtent l="19050" t="19050" r="10795" b="20320"/>
            <wp:wrapTopAndBottom/>
            <wp:docPr id="57" name="Imagem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l="1150" t="11098" r="1710" b="1229"/>
                    <a:stretch/>
                  </pic:blipFill>
                  <pic:spPr bwMode="auto">
                    <a:xfrm>
                      <a:off x="0" y="0"/>
                      <a:ext cx="2694636" cy="20370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17696" behindDoc="0" locked="0" layoutInCell="1" allowOverlap="1" wp14:anchorId="02603BF0" wp14:editId="125402ED">
            <wp:simplePos x="0" y="0"/>
            <wp:positionH relativeFrom="column">
              <wp:posOffset>122251</wp:posOffset>
            </wp:positionH>
            <wp:positionV relativeFrom="paragraph">
              <wp:posOffset>707390</wp:posOffset>
            </wp:positionV>
            <wp:extent cx="2699385" cy="2037080"/>
            <wp:effectExtent l="19050" t="19050" r="24765" b="20320"/>
            <wp:wrapTopAndBottom/>
            <wp:docPr id="54" name="Imagem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4311" t="9581" r="2608"/>
                    <a:stretch/>
                  </pic:blipFill>
                  <pic:spPr bwMode="auto">
                    <a:xfrm>
                      <a:off x="0" y="0"/>
                      <a:ext cx="2699385" cy="20370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244992" behindDoc="0" locked="0" layoutInCell="1" allowOverlap="1" wp14:anchorId="7486E353" wp14:editId="1D752555">
                <wp:simplePos x="0" y="0"/>
                <wp:positionH relativeFrom="column">
                  <wp:posOffset>2988945</wp:posOffset>
                </wp:positionH>
                <wp:positionV relativeFrom="paragraph">
                  <wp:posOffset>229539</wp:posOffset>
                </wp:positionV>
                <wp:extent cx="2705735" cy="467995"/>
                <wp:effectExtent l="0" t="0" r="18415" b="27305"/>
                <wp:wrapTopAndBottom/>
                <wp:docPr id="2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0F73FB37" w14:textId="3CCD8E2D" w:rsidR="00226B78" w:rsidRPr="007C4F2F" w:rsidRDefault="00226B78" w:rsidP="00226B78">
                            <w:pPr>
                              <w:jc w:val="center"/>
                              <w:rPr>
                                <w:sz w:val="20"/>
                                <w:szCs w:val="20"/>
                              </w:rPr>
                            </w:pPr>
                            <w:r w:rsidRPr="007C4F2F">
                              <w:rPr>
                                <w:sz w:val="20"/>
                                <w:szCs w:val="20"/>
                              </w:rPr>
                              <w:t xml:space="preserve">Figura </w:t>
                            </w:r>
                            <w:r w:rsidR="00CB13CB">
                              <w:rPr>
                                <w:sz w:val="20"/>
                                <w:szCs w:val="20"/>
                              </w:rPr>
                              <w:t>77</w:t>
                            </w:r>
                            <w:r w:rsidRPr="007C4F2F">
                              <w:rPr>
                                <w:sz w:val="20"/>
                                <w:szCs w:val="20"/>
                              </w:rPr>
                              <w:t xml:space="preserve"> – </w:t>
                            </w:r>
                            <w:r w:rsidRPr="007C4F2F">
                              <w:rPr>
                                <w:color w:val="0D0D0D" w:themeColor="text1" w:themeTint="F2"/>
                                <w:sz w:val="20"/>
                                <w:szCs w:val="20"/>
                              </w:rPr>
                              <w:t>Tela:</w:t>
                            </w:r>
                            <w:r w:rsidR="00076466">
                              <w:rPr>
                                <w:color w:val="0D0D0D" w:themeColor="text1" w:themeTint="F2"/>
                                <w:sz w:val="20"/>
                                <w:szCs w:val="20"/>
                              </w:rPr>
                              <w:t xml:space="preserve"> Explicação das competências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6E353" id="_x0000_s1131" type="#_x0000_t202" style="position:absolute;margin-left:235.35pt;margin-top:18.05pt;width:213.05pt;height:36.85pt;z-index:252244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">
                <v:textbox>
                  <w:txbxContent>
                    <w:p w14:paraId="0F73FB37" w14:textId="3CCD8E2D" w:rsidR="00226B78" w:rsidRPr="007C4F2F" w:rsidRDefault="00226B78" w:rsidP="00226B78">
                      <w:pPr>
                        <w:jc w:val="center"/>
                        <w:rPr>
                          <w:sz w:val="20"/>
                          <w:szCs w:val="20"/>
                        </w:rPr>
                      </w:pPr>
                      <w:r w:rsidRPr="007C4F2F">
                        <w:rPr>
                          <w:sz w:val="20"/>
                          <w:szCs w:val="20"/>
                        </w:rPr>
                        <w:t xml:space="preserve">Figura </w:t>
                      </w:r>
                      <w:r w:rsidR="00CB13CB">
                        <w:rPr>
                          <w:sz w:val="20"/>
                          <w:szCs w:val="20"/>
                        </w:rPr>
                        <w:t>77</w:t>
                      </w:r>
                      <w:r w:rsidRPr="007C4F2F">
                        <w:rPr>
                          <w:sz w:val="20"/>
                          <w:szCs w:val="20"/>
                        </w:rPr>
                        <w:t xml:space="preserve"> – </w:t>
                      </w:r>
                      <w:r w:rsidRPr="007C4F2F">
                        <w:rPr>
                          <w:color w:val="0D0D0D" w:themeColor="text1" w:themeTint="F2"/>
                          <w:sz w:val="20"/>
                          <w:szCs w:val="20"/>
                        </w:rPr>
                        <w:t>Tela:</w:t>
                      </w:r>
                      <w:r w:rsidR="00076466">
                        <w:rPr>
                          <w:color w:val="0D0D0D" w:themeColor="text1" w:themeTint="F2"/>
                          <w:sz w:val="20"/>
                          <w:szCs w:val="20"/>
                        </w:rPr>
                        <w:t xml:space="preserve"> Explicação das competências</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242944" behindDoc="0" locked="0" layoutInCell="1" allowOverlap="1" wp14:anchorId="3761B0B1" wp14:editId="4F8E5C78">
                <wp:simplePos x="0" y="0"/>
                <wp:positionH relativeFrom="column">
                  <wp:posOffset>112395</wp:posOffset>
                </wp:positionH>
                <wp:positionV relativeFrom="paragraph">
                  <wp:posOffset>227634</wp:posOffset>
                </wp:positionV>
                <wp:extent cx="2705735" cy="468000"/>
                <wp:effectExtent l="0" t="0" r="18415" b="27305"/>
                <wp:wrapTopAndBottom/>
                <wp:docPr id="24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8000"/>
                        </a:xfrm>
                        <a:prstGeom prst="rect">
                          <a:avLst/>
                        </a:prstGeom>
                        <a:solidFill>
                          <a:srgbClr val="FFFFFF"/>
                        </a:solidFill>
                        <a:ln w="9525">
                          <a:solidFill>
                            <a:srgbClr val="000000"/>
                          </a:solidFill>
                          <a:miter lim="800000"/>
                          <a:headEnd/>
                          <a:tailEnd/>
                        </a:ln>
                      </wps:spPr>
                      <wps:txbx>
                        <w:txbxContent>
                          <w:p w14:paraId="20CE37E7" w14:textId="0DDCB8CA" w:rsidR="00226B78" w:rsidRPr="007C4F2F" w:rsidRDefault="00226B78" w:rsidP="00226B78">
                            <w:pPr>
                              <w:jc w:val="center"/>
                              <w:rPr>
                                <w:sz w:val="20"/>
                                <w:szCs w:val="20"/>
                              </w:rPr>
                            </w:pPr>
                            <w:r w:rsidRPr="007C4F2F">
                              <w:rPr>
                                <w:sz w:val="20"/>
                                <w:szCs w:val="20"/>
                              </w:rPr>
                              <w:t xml:space="preserve">Figura </w:t>
                            </w:r>
                            <w:r w:rsidR="00CB13CB">
                              <w:rPr>
                                <w:sz w:val="20"/>
                                <w:szCs w:val="20"/>
                              </w:rPr>
                              <w:t>76</w:t>
                            </w:r>
                            <w:r w:rsidRPr="007C4F2F">
                              <w:rPr>
                                <w:sz w:val="20"/>
                                <w:szCs w:val="20"/>
                              </w:rPr>
                              <w:t xml:space="preserve"> – </w:t>
                            </w:r>
                            <w:r w:rsidRPr="007C4F2F">
                              <w:rPr>
                                <w:color w:val="0D0D0D" w:themeColor="text1" w:themeTint="F2"/>
                                <w:sz w:val="20"/>
                                <w:szCs w:val="20"/>
                              </w:rPr>
                              <w:t>Tela</w:t>
                            </w:r>
                            <w:r w:rsidR="00D94D18" w:rsidRPr="00D94D18">
                              <w:rPr>
                                <w:color w:val="0D0D0D" w:themeColor="text1" w:themeTint="F2"/>
                                <w:sz w:val="20"/>
                                <w:szCs w:val="20"/>
                              </w:rPr>
                              <w:t xml:space="preserve"> </w:t>
                            </w:r>
                            <w:r w:rsidR="00D94D18">
                              <w:rPr>
                                <w:color w:val="0D0D0D" w:themeColor="text1" w:themeTint="F2"/>
                                <w:sz w:val="20"/>
                                <w:szCs w:val="20"/>
                              </w:rPr>
                              <w:t>Redação descrição -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1B0B1" id="_x0000_s1132" type="#_x0000_t202" style="position:absolute;margin-left:8.85pt;margin-top:17.9pt;width:213.05pt;height:36.85pt;z-index:25224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">
                <v:textbox>
                  <w:txbxContent>
                    <w:p w14:paraId="20CE37E7" w14:textId="0DDCB8CA" w:rsidR="00226B78" w:rsidRPr="007C4F2F" w:rsidRDefault="00226B78" w:rsidP="00226B78">
                      <w:pPr>
                        <w:jc w:val="center"/>
                        <w:rPr>
                          <w:sz w:val="20"/>
                          <w:szCs w:val="20"/>
                        </w:rPr>
                      </w:pPr>
                      <w:r w:rsidRPr="007C4F2F">
                        <w:rPr>
                          <w:sz w:val="20"/>
                          <w:szCs w:val="20"/>
                        </w:rPr>
                        <w:t xml:space="preserve">Figura </w:t>
                      </w:r>
                      <w:r w:rsidR="00CB13CB">
                        <w:rPr>
                          <w:sz w:val="20"/>
                          <w:szCs w:val="20"/>
                        </w:rPr>
                        <w:t>76</w:t>
                      </w:r>
                      <w:r w:rsidRPr="007C4F2F">
                        <w:rPr>
                          <w:sz w:val="20"/>
                          <w:szCs w:val="20"/>
                        </w:rPr>
                        <w:t xml:space="preserve"> – </w:t>
                      </w:r>
                      <w:r w:rsidRPr="007C4F2F">
                        <w:rPr>
                          <w:color w:val="0D0D0D" w:themeColor="text1" w:themeTint="F2"/>
                          <w:sz w:val="20"/>
                          <w:szCs w:val="20"/>
                        </w:rPr>
                        <w:t>Tela</w:t>
                      </w:r>
                      <w:r w:rsidR="00D94D18" w:rsidRPr="00D94D18">
                        <w:rPr>
                          <w:color w:val="0D0D0D" w:themeColor="text1" w:themeTint="F2"/>
                          <w:sz w:val="20"/>
                          <w:szCs w:val="20"/>
                        </w:rPr>
                        <w:t xml:space="preserve"> </w:t>
                      </w:r>
                      <w:r w:rsidR="00D94D18">
                        <w:rPr>
                          <w:color w:val="0D0D0D" w:themeColor="text1" w:themeTint="F2"/>
                          <w:sz w:val="20"/>
                          <w:szCs w:val="20"/>
                        </w:rPr>
                        <w:t>Redação descrição - Feedback</w:t>
                      </w:r>
                    </w:p>
                  </w:txbxContent>
                </v:textbox>
                <w10:wrap type="topAndBottom"/>
              </v:shape>
            </w:pict>
          </mc:Fallback>
        </mc:AlternateContent>
      </w:r>
    </w:p>
    <w:p w14:paraId="453E24F1" w14:textId="7DE55045" w:rsidR="00226B78" w:rsidRDefault="00226B78" w:rsidP="00226B78">
      <w:pPr>
        <w:tabs>
          <w:tab w:val="left" w:pos="1725"/>
        </w:tabs>
        <w:contextualSpacing/>
        <w:jc w:val="left"/>
        <w:rPr>
          <w:noProof/>
        </w:rPr>
      </w:pPr>
    </w:p>
    <w:p w14:paraId="5A4FB41D" w14:textId="38E0F93E" w:rsidR="00226B78" w:rsidRDefault="00226B78" w:rsidP="00226B78">
      <w:pPr>
        <w:spacing w:after="0"/>
        <w:contextualSpacing/>
        <w:jc w:val="center"/>
      </w:pPr>
      <w:r>
        <w:rPr>
          <w:b/>
          <w:bCs/>
        </w:rPr>
        <w:t xml:space="preserve">Fonte: </w:t>
      </w:r>
      <w:r w:rsidRPr="001E2AF2">
        <w:t>Elaboração Própria</w:t>
      </w:r>
      <w:r>
        <w:br w:type="page"/>
      </w:r>
    </w:p>
    <w:p w14:paraId="4E83039F" w14:textId="78B12930" w:rsidR="00226B78" w:rsidRDefault="005814AA" w:rsidP="005814AA">
      <w:pPr>
        <w:spacing w:after="0"/>
        <w:contextualSpacing/>
        <w:jc w:val="left"/>
        <w:rPr>
          <w:noProof/>
        </w:rPr>
      </w:pPr>
      <w:r>
        <w:rPr>
          <w:noProof/>
        </w:rPr>
        <w:drawing>
          <wp:anchor distT="0" distB="0" distL="114300" distR="114300" simplePos="0" relativeHeight="252323840" behindDoc="0" locked="0" layoutInCell="1" allowOverlap="1" wp14:anchorId="42413017" wp14:editId="07CC3FD9">
            <wp:simplePos x="0" y="0"/>
            <wp:positionH relativeFrom="column">
              <wp:posOffset>2954020</wp:posOffset>
            </wp:positionH>
            <wp:positionV relativeFrom="paragraph">
              <wp:posOffset>282244</wp:posOffset>
            </wp:positionV>
            <wp:extent cx="2694305" cy="2037080"/>
            <wp:effectExtent l="19050" t="19050" r="10795" b="20320"/>
            <wp:wrapNone/>
            <wp:docPr id="205" name="Imagem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3686" t="9111" r="2736" b="3526"/>
                    <a:stretch/>
                  </pic:blipFill>
                  <pic:spPr bwMode="auto">
                    <a:xfrm>
                      <a:off x="0" y="0"/>
                      <a:ext cx="2694305" cy="20370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21792" behindDoc="0" locked="0" layoutInCell="1" allowOverlap="1" wp14:anchorId="6D941F89" wp14:editId="2AA49A9D">
            <wp:simplePos x="0" y="0"/>
            <wp:positionH relativeFrom="column">
              <wp:posOffset>115570</wp:posOffset>
            </wp:positionH>
            <wp:positionV relativeFrom="paragraph">
              <wp:posOffset>281609</wp:posOffset>
            </wp:positionV>
            <wp:extent cx="2695575" cy="2029460"/>
            <wp:effectExtent l="19050" t="19050" r="28575" b="27940"/>
            <wp:wrapTopAndBottom/>
            <wp:docPr id="198" name="Imagem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l="2841" t="10545" r="1143" b="3483"/>
                    <a:stretch/>
                  </pic:blipFill>
                  <pic:spPr bwMode="auto">
                    <a:xfrm>
                      <a:off x="0" y="0"/>
                      <a:ext cx="2695575" cy="202946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B78" w:rsidRPr="0097042C">
        <w:rPr>
          <w:b/>
          <w:bCs/>
          <w:noProof/>
        </w:rPr>
        <mc:AlternateContent>
          <mc:Choice Requires="wps">
            <w:drawing>
              <wp:anchor distT="45720" distB="45720" distL="114300" distR="114300" simplePos="0" relativeHeight="252249088" behindDoc="0" locked="0" layoutInCell="1" allowOverlap="1" wp14:anchorId="1A86B246" wp14:editId="434C2B30">
                <wp:simplePos x="0" y="0"/>
                <wp:positionH relativeFrom="column">
                  <wp:posOffset>103505</wp:posOffset>
                </wp:positionH>
                <wp:positionV relativeFrom="paragraph">
                  <wp:posOffset>0</wp:posOffset>
                </wp:positionV>
                <wp:extent cx="2707005" cy="267335"/>
                <wp:effectExtent l="0" t="0" r="17145" b="18415"/>
                <wp:wrapTopAndBottom/>
                <wp:docPr id="7932614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3A154CEC" w14:textId="2BBE85B7" w:rsidR="00226B78" w:rsidRPr="007C4F2F" w:rsidRDefault="00226B78" w:rsidP="00226B78">
                            <w:pPr>
                              <w:jc w:val="center"/>
                              <w:rPr>
                                <w:sz w:val="20"/>
                                <w:szCs w:val="20"/>
                              </w:rPr>
                            </w:pPr>
                            <w:r w:rsidRPr="007C4F2F">
                              <w:rPr>
                                <w:sz w:val="20"/>
                                <w:szCs w:val="20"/>
                              </w:rPr>
                              <w:t xml:space="preserve">Figura </w:t>
                            </w:r>
                            <w:r w:rsidR="00CB13CB">
                              <w:rPr>
                                <w:sz w:val="20"/>
                                <w:szCs w:val="20"/>
                              </w:rPr>
                              <w:t>78</w:t>
                            </w:r>
                            <w:r w:rsidRPr="007C4F2F">
                              <w:rPr>
                                <w:sz w:val="20"/>
                                <w:szCs w:val="20"/>
                              </w:rPr>
                              <w:t xml:space="preserve"> – </w:t>
                            </w:r>
                            <w:r w:rsidRPr="007C4F2F">
                              <w:rPr>
                                <w:color w:val="0D0D0D" w:themeColor="text1" w:themeTint="F2"/>
                                <w:sz w:val="20"/>
                                <w:szCs w:val="20"/>
                              </w:rPr>
                              <w:t xml:space="preserve">Tela: </w:t>
                            </w:r>
                            <w:r w:rsidR="005814AA">
                              <w:rPr>
                                <w:color w:val="0D0D0D" w:themeColor="text1" w:themeTint="F2"/>
                                <w:sz w:val="20"/>
                                <w:szCs w:val="20"/>
                              </w:rPr>
                              <w:t>Direito de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6B246" id="_x0000_s1133" type="#_x0000_t202" style="position:absolute;margin-left:8.15pt;margin-top:0;width:213.15pt;height:21.05pt;z-index:25224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">
                <v:textbox>
                  <w:txbxContent>
                    <w:p w14:paraId="3A154CEC" w14:textId="2BBE85B7" w:rsidR="00226B78" w:rsidRPr="007C4F2F" w:rsidRDefault="00226B78" w:rsidP="00226B78">
                      <w:pPr>
                        <w:jc w:val="center"/>
                        <w:rPr>
                          <w:sz w:val="20"/>
                          <w:szCs w:val="20"/>
                        </w:rPr>
                      </w:pPr>
                      <w:r w:rsidRPr="007C4F2F">
                        <w:rPr>
                          <w:sz w:val="20"/>
                          <w:szCs w:val="20"/>
                        </w:rPr>
                        <w:t xml:space="preserve">Figura </w:t>
                      </w:r>
                      <w:r w:rsidR="00CB13CB">
                        <w:rPr>
                          <w:sz w:val="20"/>
                          <w:szCs w:val="20"/>
                        </w:rPr>
                        <w:t>78</w:t>
                      </w:r>
                      <w:r w:rsidRPr="007C4F2F">
                        <w:rPr>
                          <w:sz w:val="20"/>
                          <w:szCs w:val="20"/>
                        </w:rPr>
                        <w:t xml:space="preserve"> – </w:t>
                      </w:r>
                      <w:r w:rsidRPr="007C4F2F">
                        <w:rPr>
                          <w:color w:val="0D0D0D" w:themeColor="text1" w:themeTint="F2"/>
                          <w:sz w:val="20"/>
                          <w:szCs w:val="20"/>
                        </w:rPr>
                        <w:t xml:space="preserve">Tela: </w:t>
                      </w:r>
                      <w:r w:rsidR="005814AA">
                        <w:rPr>
                          <w:color w:val="0D0D0D" w:themeColor="text1" w:themeTint="F2"/>
                          <w:sz w:val="20"/>
                          <w:szCs w:val="20"/>
                        </w:rPr>
                        <w:t>Direito de uso</w:t>
                      </w:r>
                    </w:p>
                  </w:txbxContent>
                </v:textbox>
                <w10:wrap type="topAndBottom"/>
              </v:shape>
            </w:pict>
          </mc:Fallback>
        </mc:AlternateContent>
      </w:r>
      <w:r w:rsidR="00226B78" w:rsidRPr="0097042C">
        <w:rPr>
          <w:b/>
          <w:bCs/>
          <w:noProof/>
        </w:rPr>
        <mc:AlternateContent>
          <mc:Choice Requires="wps">
            <w:drawing>
              <wp:anchor distT="45720" distB="45720" distL="114300" distR="114300" simplePos="0" relativeHeight="252250112" behindDoc="0" locked="0" layoutInCell="1" allowOverlap="1" wp14:anchorId="79CA86B7" wp14:editId="699F02EE">
                <wp:simplePos x="0" y="0"/>
                <wp:positionH relativeFrom="column">
                  <wp:posOffset>2943225</wp:posOffset>
                </wp:positionH>
                <wp:positionV relativeFrom="paragraph">
                  <wp:posOffset>0</wp:posOffset>
                </wp:positionV>
                <wp:extent cx="2705735" cy="267335"/>
                <wp:effectExtent l="0" t="0" r="18415" b="18415"/>
                <wp:wrapTopAndBottom/>
                <wp:docPr id="7932614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CA55491" w14:textId="4F31FCA2" w:rsidR="00226B78" w:rsidRPr="007C4F2F" w:rsidRDefault="00226B78" w:rsidP="00226B78">
                            <w:pPr>
                              <w:jc w:val="center"/>
                              <w:rPr>
                                <w:sz w:val="20"/>
                                <w:szCs w:val="20"/>
                              </w:rPr>
                            </w:pPr>
                            <w:r w:rsidRPr="007C4F2F">
                              <w:rPr>
                                <w:sz w:val="20"/>
                                <w:szCs w:val="20"/>
                              </w:rPr>
                              <w:t>Figura</w:t>
                            </w:r>
                            <w:r w:rsidR="00CB13CB">
                              <w:rPr>
                                <w:sz w:val="20"/>
                                <w:szCs w:val="20"/>
                              </w:rPr>
                              <w:t xml:space="preserve"> 79</w:t>
                            </w:r>
                            <w:r w:rsidRPr="007C4F2F">
                              <w:rPr>
                                <w:sz w:val="20"/>
                                <w:szCs w:val="20"/>
                              </w:rPr>
                              <w:t xml:space="preserve"> – </w:t>
                            </w:r>
                            <w:r w:rsidRPr="007C4F2F">
                              <w:rPr>
                                <w:color w:val="0D0D0D" w:themeColor="text1" w:themeTint="F2"/>
                                <w:sz w:val="20"/>
                                <w:szCs w:val="20"/>
                              </w:rPr>
                              <w:t xml:space="preserve">Tela: </w:t>
                            </w:r>
                            <w:r w:rsidR="005814AA">
                              <w:rPr>
                                <w:color w:val="0D0D0D" w:themeColor="text1" w:themeTint="F2"/>
                                <w:sz w:val="20"/>
                                <w:szCs w:val="20"/>
                              </w:rPr>
                              <w:t>Política de privacidade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A86B7" id="_x0000_s1134" type="#_x0000_t202" style="position:absolute;margin-left:231.75pt;margin-top:0;width:213.05pt;height:21.05pt;z-index:25225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7v8FAIAACgEAAAOAAAAZHJzL2Uyb0RvYy54bWysU9tu2zAMfR+wfxD0vthxkyY14hRdugwD&#10;ugvQ7QNkWbaFyaImKbGzrx8lu2l2exmmB4EUqUPykNzcDp0iR2GdBF3Q+SylRGgOldRNQb983r9a&#10;U+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">
                <v:textbox>
                  <w:txbxContent>
                    <w:p w14:paraId="2CA55491" w14:textId="4F31FCA2" w:rsidR="00226B78" w:rsidRPr="007C4F2F" w:rsidRDefault="00226B78" w:rsidP="00226B78">
                      <w:pPr>
                        <w:jc w:val="center"/>
                        <w:rPr>
                          <w:sz w:val="20"/>
                          <w:szCs w:val="20"/>
                        </w:rPr>
                      </w:pPr>
                      <w:r w:rsidRPr="007C4F2F">
                        <w:rPr>
                          <w:sz w:val="20"/>
                          <w:szCs w:val="20"/>
                        </w:rPr>
                        <w:t>Figura</w:t>
                      </w:r>
                      <w:r w:rsidR="00CB13CB">
                        <w:rPr>
                          <w:sz w:val="20"/>
                          <w:szCs w:val="20"/>
                        </w:rPr>
                        <w:t xml:space="preserve"> 79</w:t>
                      </w:r>
                      <w:r w:rsidRPr="007C4F2F">
                        <w:rPr>
                          <w:sz w:val="20"/>
                          <w:szCs w:val="20"/>
                        </w:rPr>
                        <w:t xml:space="preserve"> – </w:t>
                      </w:r>
                      <w:r w:rsidRPr="007C4F2F">
                        <w:rPr>
                          <w:color w:val="0D0D0D" w:themeColor="text1" w:themeTint="F2"/>
                          <w:sz w:val="20"/>
                          <w:szCs w:val="20"/>
                        </w:rPr>
                        <w:t xml:space="preserve">Tela: </w:t>
                      </w:r>
                      <w:r w:rsidR="005814AA">
                        <w:rPr>
                          <w:color w:val="0D0D0D" w:themeColor="text1" w:themeTint="F2"/>
                          <w:sz w:val="20"/>
                          <w:szCs w:val="20"/>
                        </w:rPr>
                        <w:t>Política de privacidade</w:t>
                      </w:r>
                    </w:p>
                  </w:txbxContent>
                </v:textbox>
                <w10:wrap type="topAndBottom"/>
              </v:shape>
            </w:pict>
          </mc:Fallback>
        </mc:AlternateContent>
      </w:r>
    </w:p>
    <w:p w14:paraId="1ED518BF" w14:textId="760EB45E" w:rsidR="00226B78" w:rsidRPr="005814AA" w:rsidRDefault="005814AA" w:rsidP="005814AA">
      <w:pPr>
        <w:spacing w:after="0"/>
        <w:contextualSpacing/>
        <w:jc w:val="center"/>
      </w:pPr>
      <w:r>
        <w:rPr>
          <w:b/>
          <w:bCs/>
        </w:rPr>
        <w:t>F</w:t>
      </w:r>
      <w:r w:rsidR="00226B78">
        <w:rPr>
          <w:b/>
          <w:bCs/>
        </w:rPr>
        <w:t xml:space="preserve">onte: </w:t>
      </w:r>
      <w:r w:rsidR="00226B78" w:rsidRPr="001E2AF2">
        <w:t>Elaboração Própria</w:t>
      </w:r>
      <w:r w:rsidR="00226B78">
        <w:br w:type="page"/>
      </w:r>
    </w:p>
    <w:p w14:paraId="6BEFAD6A" w14:textId="77777777" w:rsidR="005C5BDC" w:rsidRDefault="00312593" w:rsidP="005C5BDC">
      <w:pPr>
        <w:spacing w:after="0"/>
        <w:contextualSpacing/>
        <w:jc w:val="left"/>
        <w:rPr>
          <w:b/>
          <w:bCs/>
        </w:rPr>
      </w:pPr>
      <w:r>
        <w:rPr>
          <w:b/>
          <w:bCs/>
        </w:rPr>
        <w:t xml:space="preserve">Website - </w:t>
      </w:r>
      <w:r w:rsidRPr="00216A11">
        <w:rPr>
          <w:b/>
          <w:bCs/>
        </w:rPr>
        <w:t xml:space="preserve">Prototipagem - De </w:t>
      </w:r>
      <w:r w:rsidR="007C4F2F">
        <w:rPr>
          <w:b/>
          <w:bCs/>
        </w:rPr>
        <w:t>M</w:t>
      </w:r>
      <w:r w:rsidRPr="00216A11">
        <w:rPr>
          <w:b/>
          <w:bCs/>
        </w:rPr>
        <w:t xml:space="preserve">édia </w:t>
      </w:r>
      <w:r w:rsidR="007C4F2F">
        <w:rPr>
          <w:b/>
          <w:bCs/>
        </w:rPr>
        <w:t>D</w:t>
      </w:r>
      <w:r w:rsidRPr="00216A11">
        <w:rPr>
          <w:b/>
          <w:bCs/>
        </w:rPr>
        <w:t>efinição</w:t>
      </w:r>
    </w:p>
    <w:p w14:paraId="5E32E652" w14:textId="011FBD1C" w:rsidR="005C5BDC" w:rsidRPr="005C5BDC" w:rsidRDefault="005C5BDC" w:rsidP="005C5BDC">
      <w:pPr>
        <w:spacing w:after="0"/>
        <w:contextualSpacing/>
        <w:jc w:val="left"/>
        <w:rPr>
          <w:b/>
          <w:bCs/>
        </w:rPr>
      </w:pPr>
      <w:r>
        <w:rPr>
          <w:noProof/>
        </w:rPr>
        <w:drawing>
          <wp:anchor distT="0" distB="0" distL="114300" distR="114300" simplePos="0" relativeHeight="251643891" behindDoc="0" locked="0" layoutInCell="1" allowOverlap="1" wp14:anchorId="1697AA66" wp14:editId="50A3DB0F">
            <wp:simplePos x="0" y="0"/>
            <wp:positionH relativeFrom="column">
              <wp:posOffset>2947035</wp:posOffset>
            </wp:positionH>
            <wp:positionV relativeFrom="paragraph">
              <wp:posOffset>496570</wp:posOffset>
            </wp:positionV>
            <wp:extent cx="2699385" cy="2026285"/>
            <wp:effectExtent l="0" t="0" r="5715" b="0"/>
            <wp:wrapTopAndBottom/>
            <wp:docPr id="697665332" name="Imagem 697665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386304" behindDoc="0" locked="0" layoutInCell="1" allowOverlap="1" wp14:anchorId="5079AF54" wp14:editId="39A68788">
            <wp:simplePos x="0" y="0"/>
            <wp:positionH relativeFrom="column">
              <wp:posOffset>111125</wp:posOffset>
            </wp:positionH>
            <wp:positionV relativeFrom="paragraph">
              <wp:posOffset>483235</wp:posOffset>
            </wp:positionV>
            <wp:extent cx="2699385" cy="2026285"/>
            <wp:effectExtent l="0" t="0" r="5715" b="0"/>
            <wp:wrapTopAndBottom/>
            <wp:docPr id="697665331" name="Imagem 697665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326912" behindDoc="0" locked="0" layoutInCell="1" allowOverlap="1" wp14:anchorId="61E3CBAE" wp14:editId="1DE5ED6C">
                <wp:simplePos x="0" y="0"/>
                <wp:positionH relativeFrom="column">
                  <wp:posOffset>2940685</wp:posOffset>
                </wp:positionH>
                <wp:positionV relativeFrom="paragraph">
                  <wp:posOffset>220980</wp:posOffset>
                </wp:positionV>
                <wp:extent cx="2700000" cy="267335"/>
                <wp:effectExtent l="0" t="0" r="24765" b="18415"/>
                <wp:wrapTopAndBottom/>
                <wp:docPr id="20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00" cy="267335"/>
                        </a:xfrm>
                        <a:prstGeom prst="rect">
                          <a:avLst/>
                        </a:prstGeom>
                        <a:solidFill>
                          <a:srgbClr val="FFFFFF"/>
                        </a:solidFill>
                        <a:ln w="9525">
                          <a:solidFill>
                            <a:srgbClr val="000000"/>
                          </a:solidFill>
                          <a:miter lim="800000"/>
                          <a:headEnd/>
                          <a:tailEnd/>
                        </a:ln>
                      </wps:spPr>
                      <wps:txbx>
                        <w:txbxContent>
                          <w:p w14:paraId="4CBE6126" w14:textId="1AE757ED" w:rsidR="005C5BDC" w:rsidRPr="007C4F2F" w:rsidRDefault="005C5BDC" w:rsidP="005C5BDC">
                            <w:pPr>
                              <w:jc w:val="center"/>
                              <w:rPr>
                                <w:sz w:val="20"/>
                                <w:szCs w:val="20"/>
                              </w:rPr>
                            </w:pPr>
                            <w:r w:rsidRPr="007C4F2F">
                              <w:rPr>
                                <w:sz w:val="20"/>
                                <w:szCs w:val="20"/>
                              </w:rPr>
                              <w:t xml:space="preserve">Figura </w:t>
                            </w:r>
                            <w:r>
                              <w:rPr>
                                <w:sz w:val="20"/>
                                <w:szCs w:val="20"/>
                              </w:rPr>
                              <w:t>81</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Planos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3CBAE" id="_x0000_s1135" type="#_x0000_t202" style="position:absolute;margin-left:231.55pt;margin-top:17.4pt;width:212.6pt;height:21.05pt;z-index:25232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">
                <v:textbox>
                  <w:txbxContent>
                    <w:p w14:paraId="4CBE6126" w14:textId="1AE757ED" w:rsidR="005C5BDC" w:rsidRPr="007C4F2F" w:rsidRDefault="005C5BDC" w:rsidP="005C5BDC">
                      <w:pPr>
                        <w:jc w:val="center"/>
                        <w:rPr>
                          <w:sz w:val="20"/>
                          <w:szCs w:val="20"/>
                        </w:rPr>
                      </w:pPr>
                      <w:r w:rsidRPr="007C4F2F">
                        <w:rPr>
                          <w:sz w:val="20"/>
                          <w:szCs w:val="20"/>
                        </w:rPr>
                        <w:t xml:space="preserve">Figura </w:t>
                      </w:r>
                      <w:r>
                        <w:rPr>
                          <w:sz w:val="20"/>
                          <w:szCs w:val="20"/>
                        </w:rPr>
                        <w:t>81</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Planos</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387328" behindDoc="0" locked="0" layoutInCell="1" allowOverlap="1" wp14:anchorId="425E7ABE" wp14:editId="18D20BD3">
                <wp:simplePos x="0" y="0"/>
                <wp:positionH relativeFrom="column">
                  <wp:posOffset>104775</wp:posOffset>
                </wp:positionH>
                <wp:positionV relativeFrom="paragraph">
                  <wp:posOffset>222250</wp:posOffset>
                </wp:positionV>
                <wp:extent cx="2700000" cy="267335"/>
                <wp:effectExtent l="0" t="0" r="24765" b="18415"/>
                <wp:wrapTopAndBottom/>
                <wp:docPr id="2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00" cy="267335"/>
                        </a:xfrm>
                        <a:prstGeom prst="rect">
                          <a:avLst/>
                        </a:prstGeom>
                        <a:solidFill>
                          <a:srgbClr val="FFFFFF"/>
                        </a:solidFill>
                        <a:ln w="9525">
                          <a:solidFill>
                            <a:srgbClr val="000000"/>
                          </a:solidFill>
                          <a:miter lim="800000"/>
                          <a:headEnd/>
                          <a:tailEnd/>
                        </a:ln>
                      </wps:spPr>
                      <wps:txbx>
                        <w:txbxContent>
                          <w:p w14:paraId="3EA1DDA0" w14:textId="166FAE08" w:rsidR="005C5BDC" w:rsidRPr="007C4F2F" w:rsidRDefault="005C5BDC" w:rsidP="005C5BDC">
                            <w:pPr>
                              <w:jc w:val="center"/>
                              <w:rPr>
                                <w:sz w:val="20"/>
                                <w:szCs w:val="20"/>
                              </w:rPr>
                            </w:pPr>
                            <w:r w:rsidRPr="007C4F2F">
                              <w:rPr>
                                <w:sz w:val="20"/>
                                <w:szCs w:val="20"/>
                              </w:rPr>
                              <w:t xml:space="preserve">Figura </w:t>
                            </w:r>
                            <w:r>
                              <w:rPr>
                                <w:sz w:val="20"/>
                                <w:szCs w:val="20"/>
                              </w:rPr>
                              <w:t>80</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aplicativo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E7ABE" id="_x0000_s1136" type="#_x0000_t202" style="position:absolute;margin-left:8.25pt;margin-top:17.5pt;width:212.6pt;height:21.05pt;z-index:25238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">
                <v:textbox>
                  <w:txbxContent>
                    <w:p w14:paraId="3EA1DDA0" w14:textId="166FAE08" w:rsidR="005C5BDC" w:rsidRPr="007C4F2F" w:rsidRDefault="005C5BDC" w:rsidP="005C5BDC">
                      <w:pPr>
                        <w:jc w:val="center"/>
                        <w:rPr>
                          <w:sz w:val="20"/>
                          <w:szCs w:val="20"/>
                        </w:rPr>
                      </w:pPr>
                      <w:r w:rsidRPr="007C4F2F">
                        <w:rPr>
                          <w:sz w:val="20"/>
                          <w:szCs w:val="20"/>
                        </w:rPr>
                        <w:t xml:space="preserve">Figura </w:t>
                      </w:r>
                      <w:r>
                        <w:rPr>
                          <w:sz w:val="20"/>
                          <w:szCs w:val="20"/>
                        </w:rPr>
                        <w:t>80</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aplicativo</w:t>
                      </w:r>
                    </w:p>
                  </w:txbxContent>
                </v:textbox>
                <w10:wrap type="topAndBottom"/>
              </v:shape>
            </w:pict>
          </mc:Fallback>
        </mc:AlternateContent>
      </w:r>
    </w:p>
    <w:p w14:paraId="61BAADA8" w14:textId="43BA4FA9" w:rsidR="005C5BDC" w:rsidRDefault="005C5BDC" w:rsidP="005C5BDC">
      <w:pPr>
        <w:tabs>
          <w:tab w:val="left" w:pos="1725"/>
        </w:tabs>
        <w:contextualSpacing/>
        <w:jc w:val="left"/>
        <w:rPr>
          <w:noProof/>
        </w:rPr>
      </w:pPr>
    </w:p>
    <w:p w14:paraId="14594CE3" w14:textId="002E24F5" w:rsidR="005C5BDC" w:rsidRDefault="00CF2706" w:rsidP="005C5BDC">
      <w:pPr>
        <w:tabs>
          <w:tab w:val="left" w:pos="1725"/>
        </w:tabs>
        <w:contextualSpacing/>
        <w:jc w:val="left"/>
        <w:rPr>
          <w:noProof/>
        </w:rPr>
      </w:pPr>
      <w:r>
        <w:rPr>
          <w:noProof/>
        </w:rPr>
        <w:drawing>
          <wp:anchor distT="0" distB="0" distL="114300" distR="114300" simplePos="0" relativeHeight="251641841" behindDoc="0" locked="0" layoutInCell="1" allowOverlap="1" wp14:anchorId="5907E966" wp14:editId="5A17A9DE">
            <wp:simplePos x="0" y="0"/>
            <wp:positionH relativeFrom="page">
              <wp:posOffset>4057015</wp:posOffset>
            </wp:positionH>
            <wp:positionV relativeFrom="paragraph">
              <wp:posOffset>547370</wp:posOffset>
            </wp:positionV>
            <wp:extent cx="2663825" cy="2026285"/>
            <wp:effectExtent l="19050" t="19050" r="22225" b="12065"/>
            <wp:wrapNone/>
            <wp:docPr id="697665338" name="Imagem 697665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9">
                      <a:extLst>
                        <a:ext uri="{28A0092B-C50C-407E-A947-70E740481C1C}">
                          <a14:useLocalDpi xmlns:a14="http://schemas.microsoft.com/office/drawing/2010/main" val="0"/>
                        </a:ext>
                      </a:extLst>
                    </a:blip>
                    <a:srcRect t="7391"/>
                    <a:stretch/>
                  </pic:blipFill>
                  <pic:spPr bwMode="auto">
                    <a:xfrm>
                      <a:off x="0" y="0"/>
                      <a:ext cx="2663825" cy="202628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66" behindDoc="0" locked="0" layoutInCell="1" allowOverlap="1" wp14:anchorId="21E7626C" wp14:editId="3C65E6C8">
            <wp:simplePos x="0" y="0"/>
            <wp:positionH relativeFrom="column">
              <wp:posOffset>112395</wp:posOffset>
            </wp:positionH>
            <wp:positionV relativeFrom="paragraph">
              <wp:posOffset>545134</wp:posOffset>
            </wp:positionV>
            <wp:extent cx="2699385" cy="2026285"/>
            <wp:effectExtent l="0" t="0" r="5715" b="0"/>
            <wp:wrapTopAndBottom/>
            <wp:docPr id="697665337" name="Imagem 697665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90400" behindDoc="0" locked="0" layoutInCell="1" allowOverlap="1" wp14:anchorId="3057F233" wp14:editId="1FD50BDF">
                <wp:simplePos x="0" y="0"/>
                <wp:positionH relativeFrom="column">
                  <wp:posOffset>2948940</wp:posOffset>
                </wp:positionH>
                <wp:positionV relativeFrom="paragraph">
                  <wp:posOffset>281940</wp:posOffset>
                </wp:positionV>
                <wp:extent cx="2699385" cy="267335"/>
                <wp:effectExtent l="0" t="0" r="24765" b="18415"/>
                <wp:wrapTopAndBottom/>
                <wp:docPr id="6976653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67335"/>
                        </a:xfrm>
                        <a:prstGeom prst="rect">
                          <a:avLst/>
                        </a:prstGeom>
                        <a:solidFill>
                          <a:srgbClr val="FFFFFF"/>
                        </a:solidFill>
                        <a:ln w="9525">
                          <a:solidFill>
                            <a:srgbClr val="000000"/>
                          </a:solidFill>
                          <a:miter lim="800000"/>
                          <a:headEnd/>
                          <a:tailEnd/>
                        </a:ln>
                      </wps:spPr>
                      <wps:txbx>
                        <w:txbxContent>
                          <w:p w14:paraId="26AACBFA" w14:textId="3C1080E6" w:rsidR="005C5BDC" w:rsidRPr="007C4F2F" w:rsidRDefault="005C5BDC" w:rsidP="005C5BDC">
                            <w:pPr>
                              <w:jc w:val="center"/>
                              <w:rPr>
                                <w:sz w:val="20"/>
                                <w:szCs w:val="20"/>
                              </w:rPr>
                            </w:pPr>
                            <w:r w:rsidRPr="007C4F2F">
                              <w:rPr>
                                <w:sz w:val="20"/>
                                <w:szCs w:val="20"/>
                              </w:rPr>
                              <w:t xml:space="preserve">Figura </w:t>
                            </w:r>
                            <w:r>
                              <w:rPr>
                                <w:sz w:val="20"/>
                                <w:szCs w:val="20"/>
                              </w:rPr>
                              <w:t>83</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sobre Reda+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F233" id="_x0000_s1137" type="#_x0000_t202" style="position:absolute;margin-left:232.2pt;margin-top:22.2pt;width:212.55pt;height:21.05pt;z-index:25239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">
                <v:textbox>
                  <w:txbxContent>
                    <w:p w14:paraId="26AACBFA" w14:textId="3C1080E6" w:rsidR="005C5BDC" w:rsidRPr="007C4F2F" w:rsidRDefault="005C5BDC" w:rsidP="005C5BDC">
                      <w:pPr>
                        <w:jc w:val="center"/>
                        <w:rPr>
                          <w:sz w:val="20"/>
                          <w:szCs w:val="20"/>
                        </w:rPr>
                      </w:pPr>
                      <w:r w:rsidRPr="007C4F2F">
                        <w:rPr>
                          <w:sz w:val="20"/>
                          <w:szCs w:val="20"/>
                        </w:rPr>
                        <w:t xml:space="preserve">Figura </w:t>
                      </w:r>
                      <w:r>
                        <w:rPr>
                          <w:sz w:val="20"/>
                          <w:szCs w:val="20"/>
                        </w:rPr>
                        <w:t>83</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 xml:space="preserve">sobre </w:t>
                      </w:r>
                      <w:r>
                        <w:rPr>
                          <w:color w:val="0D0D0D" w:themeColor="text1" w:themeTint="F2"/>
                          <w:sz w:val="20"/>
                          <w:szCs w:val="20"/>
                        </w:rPr>
                        <w:t>Reda+</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92448" behindDoc="0" locked="0" layoutInCell="1" allowOverlap="1" wp14:anchorId="3F822967" wp14:editId="31081510">
                <wp:simplePos x="0" y="0"/>
                <wp:positionH relativeFrom="column">
                  <wp:posOffset>113583</wp:posOffset>
                </wp:positionH>
                <wp:positionV relativeFrom="paragraph">
                  <wp:posOffset>283514</wp:posOffset>
                </wp:positionV>
                <wp:extent cx="2699385" cy="267335"/>
                <wp:effectExtent l="0" t="0" r="24765" b="18415"/>
                <wp:wrapTopAndBottom/>
                <wp:docPr id="6976653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9385" cy="267335"/>
                        </a:xfrm>
                        <a:prstGeom prst="rect">
                          <a:avLst/>
                        </a:prstGeom>
                        <a:solidFill>
                          <a:srgbClr val="FFFFFF"/>
                        </a:solidFill>
                        <a:ln w="9525">
                          <a:solidFill>
                            <a:srgbClr val="000000"/>
                          </a:solidFill>
                          <a:miter lim="800000"/>
                          <a:headEnd/>
                          <a:tailEnd/>
                        </a:ln>
                      </wps:spPr>
                      <wps:txbx>
                        <w:txbxContent>
                          <w:p w14:paraId="5B31CFFE" w14:textId="7B3E5A13" w:rsidR="005C5BDC" w:rsidRPr="007C4F2F" w:rsidRDefault="005C5BDC" w:rsidP="005C5BDC">
                            <w:pPr>
                              <w:jc w:val="center"/>
                              <w:rPr>
                                <w:sz w:val="20"/>
                                <w:szCs w:val="20"/>
                              </w:rPr>
                            </w:pPr>
                            <w:r w:rsidRPr="007C4F2F">
                              <w:rPr>
                                <w:sz w:val="20"/>
                                <w:szCs w:val="20"/>
                              </w:rPr>
                              <w:t xml:space="preserve">Figura </w:t>
                            </w:r>
                            <w:r>
                              <w:rPr>
                                <w:sz w:val="20"/>
                                <w:szCs w:val="20"/>
                              </w:rPr>
                              <w:t>82</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Imagens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22967" id="_x0000_s1138" type="#_x0000_t202" style="position:absolute;margin-left:8.95pt;margin-top:22.3pt;width:212.55pt;height:21.05pt;z-index:25239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">
                <v:textbox>
                  <w:txbxContent>
                    <w:p w14:paraId="5B31CFFE" w14:textId="7B3E5A13" w:rsidR="005C5BDC" w:rsidRPr="007C4F2F" w:rsidRDefault="005C5BDC" w:rsidP="005C5BDC">
                      <w:pPr>
                        <w:jc w:val="center"/>
                        <w:rPr>
                          <w:sz w:val="20"/>
                          <w:szCs w:val="20"/>
                        </w:rPr>
                      </w:pPr>
                      <w:r w:rsidRPr="007C4F2F">
                        <w:rPr>
                          <w:sz w:val="20"/>
                          <w:szCs w:val="20"/>
                        </w:rPr>
                        <w:t xml:space="preserve">Figura </w:t>
                      </w:r>
                      <w:r>
                        <w:rPr>
                          <w:sz w:val="20"/>
                          <w:szCs w:val="20"/>
                        </w:rPr>
                        <w:t>82</w:t>
                      </w:r>
                      <w:r w:rsidRPr="007C4F2F">
                        <w:rPr>
                          <w:sz w:val="20"/>
                          <w:szCs w:val="20"/>
                        </w:rPr>
                        <w:t xml:space="preserve"> – </w:t>
                      </w:r>
                      <w:r w:rsidRPr="007C4F2F">
                        <w:rPr>
                          <w:color w:val="0D0D0D" w:themeColor="text1" w:themeTint="F2"/>
                          <w:sz w:val="20"/>
                          <w:szCs w:val="20"/>
                        </w:rPr>
                        <w:t xml:space="preserve">Tela: Inicial </w:t>
                      </w:r>
                      <w:r>
                        <w:rPr>
                          <w:color w:val="0D0D0D" w:themeColor="text1" w:themeTint="F2"/>
                          <w:sz w:val="20"/>
                          <w:szCs w:val="20"/>
                        </w:rPr>
                        <w:t>Imagens</w:t>
                      </w:r>
                    </w:p>
                  </w:txbxContent>
                </v:textbox>
                <w10:wrap type="topAndBottom"/>
              </v:shape>
            </w:pict>
          </mc:Fallback>
        </mc:AlternateContent>
      </w:r>
    </w:p>
    <w:p w14:paraId="4A3DB5A1" w14:textId="3904225B" w:rsidR="005C5BDC" w:rsidRDefault="005C5BDC" w:rsidP="005C5BDC">
      <w:pPr>
        <w:tabs>
          <w:tab w:val="left" w:pos="1725"/>
        </w:tabs>
        <w:contextualSpacing/>
        <w:jc w:val="left"/>
        <w:rPr>
          <w:noProof/>
        </w:rPr>
      </w:pPr>
      <w:r w:rsidRPr="0097042C">
        <w:rPr>
          <w:b/>
          <w:bCs/>
          <w:noProof/>
        </w:rPr>
        <mc:AlternateContent>
          <mc:Choice Requires="wps">
            <w:drawing>
              <wp:anchor distT="45720" distB="45720" distL="114300" distR="114300" simplePos="0" relativeHeight="252327936" behindDoc="0" locked="0" layoutInCell="1" allowOverlap="1" wp14:anchorId="7FC46B1F" wp14:editId="2E91C7E2">
                <wp:simplePos x="0" y="0"/>
                <wp:positionH relativeFrom="column">
                  <wp:posOffset>619125</wp:posOffset>
                </wp:positionH>
                <wp:positionV relativeFrom="paragraph">
                  <wp:posOffset>2816860</wp:posOffset>
                </wp:positionV>
                <wp:extent cx="4457700" cy="267335"/>
                <wp:effectExtent l="0" t="0" r="19050" b="18415"/>
                <wp:wrapTopAndBottom/>
                <wp:docPr id="2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267335"/>
                        </a:xfrm>
                        <a:prstGeom prst="rect">
                          <a:avLst/>
                        </a:prstGeom>
                        <a:solidFill>
                          <a:srgbClr val="FFFFFF"/>
                        </a:solidFill>
                        <a:ln w="9525">
                          <a:solidFill>
                            <a:srgbClr val="000000"/>
                          </a:solidFill>
                          <a:miter lim="800000"/>
                          <a:headEnd/>
                          <a:tailEnd/>
                        </a:ln>
                      </wps:spPr>
                      <wps:txbx>
                        <w:txbxContent>
                          <w:p w14:paraId="62C00F66" w14:textId="582E8837" w:rsidR="005C5BDC" w:rsidRPr="007C4F2F" w:rsidRDefault="005C5BDC" w:rsidP="005C5BDC">
                            <w:pPr>
                              <w:jc w:val="center"/>
                              <w:rPr>
                                <w:sz w:val="20"/>
                                <w:szCs w:val="20"/>
                              </w:rPr>
                            </w:pPr>
                            <w:r w:rsidRPr="007C4F2F">
                              <w:rPr>
                                <w:sz w:val="20"/>
                                <w:szCs w:val="20"/>
                              </w:rPr>
                              <w:t xml:space="preserve">Figura </w:t>
                            </w:r>
                            <w:r>
                              <w:rPr>
                                <w:sz w:val="20"/>
                                <w:szCs w:val="20"/>
                              </w:rPr>
                              <w:t>84</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Footer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46B1F" id="_x0000_s1139" type="#_x0000_t202" style="position:absolute;margin-left:48.75pt;margin-top:221.8pt;width:351pt;height:21.05pt;z-index:25232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">
                <v:textbox>
                  <w:txbxContent>
                    <w:p w14:paraId="62C00F66" w14:textId="582E8837" w:rsidR="005C5BDC" w:rsidRPr="007C4F2F" w:rsidRDefault="005C5BDC" w:rsidP="005C5BDC">
                      <w:pPr>
                        <w:jc w:val="center"/>
                        <w:rPr>
                          <w:sz w:val="20"/>
                          <w:szCs w:val="20"/>
                        </w:rPr>
                      </w:pPr>
                      <w:r w:rsidRPr="007C4F2F">
                        <w:rPr>
                          <w:sz w:val="20"/>
                          <w:szCs w:val="20"/>
                        </w:rPr>
                        <w:t xml:space="preserve">Figura </w:t>
                      </w:r>
                      <w:r>
                        <w:rPr>
                          <w:sz w:val="20"/>
                          <w:szCs w:val="20"/>
                        </w:rPr>
                        <w:t>84</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Footer</w:t>
                      </w:r>
                    </w:p>
                  </w:txbxContent>
                </v:textbox>
                <w10:wrap type="topAndBottom"/>
              </v:shape>
            </w:pict>
          </mc:Fallback>
        </mc:AlternateContent>
      </w:r>
    </w:p>
    <w:p w14:paraId="3E18F514" w14:textId="410614F8" w:rsidR="005C5BDC" w:rsidRDefault="00CF2706" w:rsidP="005C5BDC">
      <w:pPr>
        <w:tabs>
          <w:tab w:val="left" w:pos="1725"/>
        </w:tabs>
        <w:contextualSpacing/>
        <w:jc w:val="left"/>
        <w:rPr>
          <w:noProof/>
        </w:rPr>
      </w:pPr>
      <w:r>
        <w:rPr>
          <w:noProof/>
        </w:rPr>
        <w:drawing>
          <wp:anchor distT="0" distB="0" distL="114300" distR="114300" simplePos="0" relativeHeight="251640816" behindDoc="0" locked="0" layoutInCell="1" allowOverlap="1" wp14:anchorId="3DF1CEA3" wp14:editId="4DE576D5">
            <wp:simplePos x="0" y="0"/>
            <wp:positionH relativeFrom="column">
              <wp:posOffset>621030</wp:posOffset>
            </wp:positionH>
            <wp:positionV relativeFrom="paragraph">
              <wp:posOffset>511175</wp:posOffset>
            </wp:positionV>
            <wp:extent cx="4476750" cy="1613535"/>
            <wp:effectExtent l="0" t="0" r="0" b="5715"/>
            <wp:wrapTopAndBottom/>
            <wp:docPr id="697665342" name="Imagem 69766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7675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EE0FF" w14:textId="77777777" w:rsidR="005C5BDC" w:rsidRDefault="005C5BDC" w:rsidP="005C5BDC">
      <w:pPr>
        <w:spacing w:after="0"/>
        <w:contextualSpacing/>
        <w:jc w:val="center"/>
      </w:pPr>
      <w:r>
        <w:rPr>
          <w:b/>
          <w:bCs/>
        </w:rPr>
        <w:t xml:space="preserve">Fonte: </w:t>
      </w:r>
      <w:r w:rsidRPr="001E2AF2">
        <w:t>Elaboração Própria</w:t>
      </w:r>
      <w:r>
        <w:br w:type="page"/>
      </w:r>
    </w:p>
    <w:p w14:paraId="448A8395" w14:textId="090A62DF" w:rsidR="005C5BDC" w:rsidRPr="00643587" w:rsidRDefault="00A36E2E" w:rsidP="005C5BDC">
      <w:pPr>
        <w:spacing w:after="0"/>
        <w:contextualSpacing/>
        <w:jc w:val="left"/>
        <w:rPr>
          <w:b/>
          <w:bCs/>
        </w:rPr>
      </w:pPr>
      <w:r>
        <w:rPr>
          <w:noProof/>
        </w:rPr>
        <w:drawing>
          <wp:anchor distT="0" distB="0" distL="114300" distR="114300" simplePos="0" relativeHeight="251636716" behindDoc="0" locked="0" layoutInCell="1" allowOverlap="1" wp14:anchorId="0B837920" wp14:editId="5C581F54">
            <wp:simplePos x="0" y="0"/>
            <wp:positionH relativeFrom="column">
              <wp:posOffset>2952778</wp:posOffset>
            </wp:positionH>
            <wp:positionV relativeFrom="paragraph">
              <wp:posOffset>3171143</wp:posOffset>
            </wp:positionV>
            <wp:extent cx="2699385" cy="2026285"/>
            <wp:effectExtent l="0" t="0" r="5715" b="0"/>
            <wp:wrapTopAndBottom/>
            <wp:docPr id="1048165581" name="Imagem 1048165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7741" behindDoc="0" locked="0" layoutInCell="1" allowOverlap="1" wp14:anchorId="561D7429" wp14:editId="3352DA52">
            <wp:simplePos x="0" y="0"/>
            <wp:positionH relativeFrom="column">
              <wp:posOffset>104140</wp:posOffset>
            </wp:positionH>
            <wp:positionV relativeFrom="paragraph">
              <wp:posOffset>3177540</wp:posOffset>
            </wp:positionV>
            <wp:extent cx="2710180" cy="2026285"/>
            <wp:effectExtent l="0" t="0" r="0" b="0"/>
            <wp:wrapTopAndBottom/>
            <wp:docPr id="1048165580" name="Imagem 1048165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71018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333056" behindDoc="0" locked="0" layoutInCell="1" allowOverlap="1" wp14:anchorId="61D7734B" wp14:editId="01A1B2BE">
                <wp:simplePos x="0" y="0"/>
                <wp:positionH relativeFrom="column">
                  <wp:posOffset>2939415</wp:posOffset>
                </wp:positionH>
                <wp:positionV relativeFrom="paragraph">
                  <wp:posOffset>2691130</wp:posOffset>
                </wp:positionV>
                <wp:extent cx="2705735" cy="481965"/>
                <wp:effectExtent l="0" t="0" r="18415" b="13335"/>
                <wp:wrapTopAndBottom/>
                <wp:docPr id="79326146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81965"/>
                        </a:xfrm>
                        <a:prstGeom prst="rect">
                          <a:avLst/>
                        </a:prstGeom>
                        <a:solidFill>
                          <a:srgbClr val="FFFFFF"/>
                        </a:solidFill>
                        <a:ln w="9525">
                          <a:solidFill>
                            <a:srgbClr val="000000"/>
                          </a:solidFill>
                          <a:miter lim="800000"/>
                          <a:headEnd/>
                          <a:tailEnd/>
                        </a:ln>
                      </wps:spPr>
                      <wps:txbx>
                        <w:txbxContent>
                          <w:p w14:paraId="1D7B0F90" w14:textId="6FDDC5DD" w:rsidR="005C5BDC" w:rsidRPr="007C4F2F" w:rsidRDefault="005C5BDC" w:rsidP="005C5BDC">
                            <w:pPr>
                              <w:jc w:val="center"/>
                              <w:rPr>
                                <w:sz w:val="20"/>
                                <w:szCs w:val="20"/>
                              </w:rPr>
                            </w:pPr>
                            <w:r w:rsidRPr="007C4F2F">
                              <w:rPr>
                                <w:sz w:val="20"/>
                                <w:szCs w:val="20"/>
                              </w:rPr>
                              <w:t xml:space="preserve">Figura </w:t>
                            </w:r>
                            <w:r w:rsidR="00E9307C">
                              <w:rPr>
                                <w:sz w:val="20"/>
                                <w:szCs w:val="20"/>
                              </w:rPr>
                              <w:t>88</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 xml:space="preserve">Esqueceu a senha – </w:t>
                            </w:r>
                            <w:r w:rsidR="00A36E2E">
                              <w:rPr>
                                <w:color w:val="0D0D0D" w:themeColor="text1" w:themeTint="F2"/>
                                <w:sz w:val="20"/>
                                <w:szCs w:val="20"/>
                              </w:rPr>
                              <w:t>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7734B" id="_x0000_s1140" type="#_x0000_t202" style="position:absolute;margin-left:231.45pt;margin-top:211.9pt;width:213.05pt;height:37.95pt;z-index:25233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xrFwIAACgEAAAOAAAAZHJzL2Uyb0RvYy54bWysk9tu2zAMhu8H7B0E3S+2s7hNjDhFly7D&#10;gO4AdHsAWZZjYbKoSUrs7OlLyW6anW6G+UIQTekn+ZFa3wydIkdhnQRd0myWUiI0h1rqfUm/ftm9&#10;WlL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">
                <v:textbox>
                  <w:txbxContent>
                    <w:p w14:paraId="1D7B0F90" w14:textId="6FDDC5DD" w:rsidR="005C5BDC" w:rsidRPr="007C4F2F" w:rsidRDefault="005C5BDC" w:rsidP="005C5BDC">
                      <w:pPr>
                        <w:jc w:val="center"/>
                        <w:rPr>
                          <w:sz w:val="20"/>
                          <w:szCs w:val="20"/>
                        </w:rPr>
                      </w:pPr>
                      <w:r w:rsidRPr="007C4F2F">
                        <w:rPr>
                          <w:sz w:val="20"/>
                          <w:szCs w:val="20"/>
                        </w:rPr>
                        <w:t xml:space="preserve">Figura </w:t>
                      </w:r>
                      <w:r w:rsidR="00E9307C">
                        <w:rPr>
                          <w:sz w:val="20"/>
                          <w:szCs w:val="20"/>
                        </w:rPr>
                        <w:t>88</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 xml:space="preserve">Esqueceu a senha – </w:t>
                      </w:r>
                      <w:r w:rsidR="00A36E2E">
                        <w:rPr>
                          <w:color w:val="0D0D0D" w:themeColor="text1" w:themeTint="F2"/>
                          <w:sz w:val="20"/>
                          <w:szCs w:val="20"/>
                        </w:rPr>
                        <w:t>Código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331008" behindDoc="0" locked="0" layoutInCell="1" allowOverlap="1" wp14:anchorId="7B4AF5EF" wp14:editId="5B1EB674">
                <wp:simplePos x="0" y="0"/>
                <wp:positionH relativeFrom="column">
                  <wp:posOffset>101600</wp:posOffset>
                </wp:positionH>
                <wp:positionV relativeFrom="paragraph">
                  <wp:posOffset>2691604</wp:posOffset>
                </wp:positionV>
                <wp:extent cx="2705735" cy="482600"/>
                <wp:effectExtent l="0" t="0" r="18415" b="12700"/>
                <wp:wrapTopAndBottom/>
                <wp:docPr id="79326147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82600"/>
                        </a:xfrm>
                        <a:prstGeom prst="rect">
                          <a:avLst/>
                        </a:prstGeom>
                        <a:solidFill>
                          <a:srgbClr val="FFFFFF"/>
                        </a:solidFill>
                        <a:ln w="9525">
                          <a:solidFill>
                            <a:srgbClr val="000000"/>
                          </a:solidFill>
                          <a:miter lim="800000"/>
                          <a:headEnd/>
                          <a:tailEnd/>
                        </a:ln>
                      </wps:spPr>
                      <wps:txbx>
                        <w:txbxContent>
                          <w:p w14:paraId="42CB7027" w14:textId="3944271E" w:rsidR="005C5BDC" w:rsidRPr="007C4F2F" w:rsidRDefault="005C5BDC" w:rsidP="005C5BDC">
                            <w:pPr>
                              <w:jc w:val="center"/>
                              <w:rPr>
                                <w:sz w:val="20"/>
                                <w:szCs w:val="20"/>
                              </w:rPr>
                            </w:pPr>
                            <w:r w:rsidRPr="007C4F2F">
                              <w:rPr>
                                <w:sz w:val="20"/>
                                <w:szCs w:val="20"/>
                              </w:rPr>
                              <w:t xml:space="preserve">Figura </w:t>
                            </w:r>
                            <w:r w:rsidR="00E9307C">
                              <w:rPr>
                                <w:sz w:val="20"/>
                                <w:szCs w:val="20"/>
                              </w:rPr>
                              <w:t>87</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 xml:space="preserve">Esqueceu a senha - </w:t>
                            </w:r>
                            <w:r w:rsidR="00A36E2E">
                              <w:rPr>
                                <w:color w:val="0D0D0D" w:themeColor="text1" w:themeTint="F2"/>
                                <w:sz w:val="20"/>
                                <w:szCs w:val="20"/>
                              </w:rP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4AF5EF" id="_x0000_s1141" type="#_x0000_t202" style="position:absolute;margin-left:8pt;margin-top:211.95pt;width:213.05pt;height:38pt;z-index:25233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">
                <v:textbox>
                  <w:txbxContent>
                    <w:p w14:paraId="42CB7027" w14:textId="3944271E" w:rsidR="005C5BDC" w:rsidRPr="007C4F2F" w:rsidRDefault="005C5BDC" w:rsidP="005C5BDC">
                      <w:pPr>
                        <w:jc w:val="center"/>
                        <w:rPr>
                          <w:sz w:val="20"/>
                          <w:szCs w:val="20"/>
                        </w:rPr>
                      </w:pPr>
                      <w:r w:rsidRPr="007C4F2F">
                        <w:rPr>
                          <w:sz w:val="20"/>
                          <w:szCs w:val="20"/>
                        </w:rPr>
                        <w:t xml:space="preserve">Figura </w:t>
                      </w:r>
                      <w:r w:rsidR="00E9307C">
                        <w:rPr>
                          <w:sz w:val="20"/>
                          <w:szCs w:val="20"/>
                        </w:rPr>
                        <w:t>87</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 xml:space="preserve">Esqueceu a senha - </w:t>
                      </w:r>
                      <w:r w:rsidR="00A36E2E">
                        <w:rPr>
                          <w:color w:val="0D0D0D" w:themeColor="text1" w:themeTint="F2"/>
                          <w:sz w:val="20"/>
                          <w:szCs w:val="20"/>
                        </w:rPr>
                        <w:t>Email</w:t>
                      </w:r>
                    </w:p>
                  </w:txbxContent>
                </v:textbox>
                <w10:wrap type="topAndBottom"/>
              </v:shape>
            </w:pict>
          </mc:Fallback>
        </mc:AlternateContent>
      </w:r>
      <w:r w:rsidR="00E9307C">
        <w:rPr>
          <w:noProof/>
        </w:rPr>
        <w:drawing>
          <wp:anchor distT="0" distB="0" distL="114300" distR="114300" simplePos="0" relativeHeight="251638766" behindDoc="0" locked="0" layoutInCell="1" allowOverlap="1" wp14:anchorId="08E2F290" wp14:editId="321A19E6">
            <wp:simplePos x="0" y="0"/>
            <wp:positionH relativeFrom="column">
              <wp:posOffset>2952750</wp:posOffset>
            </wp:positionH>
            <wp:positionV relativeFrom="paragraph">
              <wp:posOffset>277495</wp:posOffset>
            </wp:positionV>
            <wp:extent cx="2699385" cy="2026285"/>
            <wp:effectExtent l="0" t="0" r="5715" b="0"/>
            <wp:wrapTopAndBottom/>
            <wp:docPr id="1048165579" name="Imagem 1048165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00E9307C">
        <w:rPr>
          <w:noProof/>
        </w:rPr>
        <w:drawing>
          <wp:anchor distT="0" distB="0" distL="114300" distR="114300" simplePos="0" relativeHeight="251639791" behindDoc="0" locked="0" layoutInCell="1" allowOverlap="1" wp14:anchorId="54CF7864" wp14:editId="210CC403">
            <wp:simplePos x="0" y="0"/>
            <wp:positionH relativeFrom="column">
              <wp:posOffset>104609</wp:posOffset>
            </wp:positionH>
            <wp:positionV relativeFrom="paragraph">
              <wp:posOffset>271587</wp:posOffset>
            </wp:positionV>
            <wp:extent cx="2700000" cy="2026285"/>
            <wp:effectExtent l="0" t="0" r="5715" b="0"/>
            <wp:wrapTopAndBottom/>
            <wp:docPr id="1048165578" name="Imagem 1048165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28960" behindDoc="0" locked="0" layoutInCell="1" allowOverlap="1" wp14:anchorId="1B3D07E4" wp14:editId="01C86B21">
                <wp:simplePos x="0" y="0"/>
                <wp:positionH relativeFrom="column">
                  <wp:posOffset>103505</wp:posOffset>
                </wp:positionH>
                <wp:positionV relativeFrom="paragraph">
                  <wp:posOffset>0</wp:posOffset>
                </wp:positionV>
                <wp:extent cx="2707005" cy="267335"/>
                <wp:effectExtent l="0" t="0" r="17145" b="18415"/>
                <wp:wrapTopAndBottom/>
                <wp:docPr id="7932614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7D1BB8CF" w14:textId="72526E52" w:rsidR="005C5BDC" w:rsidRPr="007C4F2F" w:rsidRDefault="005C5BDC" w:rsidP="005C5BDC">
                            <w:pPr>
                              <w:jc w:val="center"/>
                              <w:rPr>
                                <w:sz w:val="20"/>
                                <w:szCs w:val="20"/>
                              </w:rPr>
                            </w:pPr>
                            <w:r w:rsidRPr="007C4F2F">
                              <w:rPr>
                                <w:sz w:val="20"/>
                                <w:szCs w:val="20"/>
                              </w:rPr>
                              <w:t xml:space="preserve">Figura </w:t>
                            </w:r>
                            <w:r w:rsidR="00E9307C">
                              <w:rPr>
                                <w:sz w:val="20"/>
                                <w:szCs w:val="20"/>
                              </w:rPr>
                              <w:t>85</w:t>
                            </w:r>
                            <w:r w:rsidRPr="007C4F2F">
                              <w:rPr>
                                <w:sz w:val="20"/>
                                <w:szCs w:val="20"/>
                              </w:rPr>
                              <w:t xml:space="preserve"> – </w:t>
                            </w:r>
                            <w:r w:rsidRPr="007C4F2F">
                              <w:rPr>
                                <w:color w:val="0D0D0D" w:themeColor="text1" w:themeTint="F2"/>
                                <w:sz w:val="20"/>
                                <w:szCs w:val="20"/>
                              </w:rPr>
                              <w:t xml:space="preserve">Tela: </w:t>
                            </w:r>
                            <w:r w:rsidR="00E9307C">
                              <w:rPr>
                                <w:color w:val="0D0D0D" w:themeColor="text1" w:themeTint="F2"/>
                                <w:sz w:val="20"/>
                                <w:szCs w:val="20"/>
                              </w:rPr>
                              <w:t>Cadastro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D07E4" id="_x0000_s1142" type="#_x0000_t202" style="position:absolute;margin-left:8.15pt;margin-top:0;width:213.15pt;height:21.05pt;z-index:25232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">
                <v:textbox>
                  <w:txbxContent>
                    <w:p w14:paraId="7D1BB8CF" w14:textId="72526E52" w:rsidR="005C5BDC" w:rsidRPr="007C4F2F" w:rsidRDefault="005C5BDC" w:rsidP="005C5BDC">
                      <w:pPr>
                        <w:jc w:val="center"/>
                        <w:rPr>
                          <w:sz w:val="20"/>
                          <w:szCs w:val="20"/>
                        </w:rPr>
                      </w:pPr>
                      <w:r w:rsidRPr="007C4F2F">
                        <w:rPr>
                          <w:sz w:val="20"/>
                          <w:szCs w:val="20"/>
                        </w:rPr>
                        <w:t xml:space="preserve">Figura </w:t>
                      </w:r>
                      <w:r w:rsidR="00E9307C">
                        <w:rPr>
                          <w:sz w:val="20"/>
                          <w:szCs w:val="20"/>
                        </w:rPr>
                        <w:t>85</w:t>
                      </w:r>
                      <w:r w:rsidRPr="007C4F2F">
                        <w:rPr>
                          <w:sz w:val="20"/>
                          <w:szCs w:val="20"/>
                        </w:rPr>
                        <w:t xml:space="preserve"> – </w:t>
                      </w:r>
                      <w:r w:rsidRPr="007C4F2F">
                        <w:rPr>
                          <w:color w:val="0D0D0D" w:themeColor="text1" w:themeTint="F2"/>
                          <w:sz w:val="20"/>
                          <w:szCs w:val="20"/>
                        </w:rPr>
                        <w:t xml:space="preserve">Tela: </w:t>
                      </w:r>
                      <w:r w:rsidR="00E9307C">
                        <w:rPr>
                          <w:color w:val="0D0D0D" w:themeColor="text1" w:themeTint="F2"/>
                          <w:sz w:val="20"/>
                          <w:szCs w:val="20"/>
                        </w:rPr>
                        <w:t>Cadastro</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29984" behindDoc="0" locked="0" layoutInCell="1" allowOverlap="1" wp14:anchorId="1ED47136" wp14:editId="00C281C5">
                <wp:simplePos x="0" y="0"/>
                <wp:positionH relativeFrom="column">
                  <wp:posOffset>2943225</wp:posOffset>
                </wp:positionH>
                <wp:positionV relativeFrom="paragraph">
                  <wp:posOffset>0</wp:posOffset>
                </wp:positionV>
                <wp:extent cx="2705735" cy="267335"/>
                <wp:effectExtent l="0" t="0" r="18415" b="18415"/>
                <wp:wrapTopAndBottom/>
                <wp:docPr id="7932614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B8DC799" w14:textId="10623F7D" w:rsidR="005C5BDC" w:rsidRPr="007C4F2F" w:rsidRDefault="005C5BDC" w:rsidP="005C5BDC">
                            <w:pPr>
                              <w:jc w:val="center"/>
                              <w:rPr>
                                <w:sz w:val="20"/>
                                <w:szCs w:val="20"/>
                              </w:rPr>
                            </w:pPr>
                            <w:r w:rsidRPr="007C4F2F">
                              <w:rPr>
                                <w:sz w:val="20"/>
                                <w:szCs w:val="20"/>
                              </w:rPr>
                              <w:t xml:space="preserve">Figura </w:t>
                            </w:r>
                            <w:r w:rsidR="00E9307C">
                              <w:rPr>
                                <w:sz w:val="20"/>
                                <w:szCs w:val="20"/>
                              </w:rPr>
                              <w:t>86</w:t>
                            </w:r>
                            <w:r w:rsidRPr="007C4F2F">
                              <w:rPr>
                                <w:sz w:val="20"/>
                                <w:szCs w:val="20"/>
                              </w:rPr>
                              <w:t xml:space="preserve"> – </w:t>
                            </w:r>
                            <w:r w:rsidRPr="007C4F2F">
                              <w:rPr>
                                <w:color w:val="0D0D0D" w:themeColor="text1" w:themeTint="F2"/>
                                <w:sz w:val="20"/>
                                <w:szCs w:val="20"/>
                              </w:rPr>
                              <w:t>Tela</w:t>
                            </w:r>
                            <w:r w:rsidR="00E9307C">
                              <w:rPr>
                                <w:color w:val="0D0D0D" w:themeColor="text1" w:themeTint="F2"/>
                                <w:sz w:val="20"/>
                                <w:szCs w:val="20"/>
                              </w:rPr>
                              <w:t xml:space="preserve">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47136" id="_x0000_s1143" type="#_x0000_t202" style="position:absolute;margin-left:231.75pt;margin-top:0;width:213.05pt;height:21.05pt;z-index:25232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vkFAIAACg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">
                <v:textbox>
                  <w:txbxContent>
                    <w:p w14:paraId="2B8DC799" w14:textId="10623F7D" w:rsidR="005C5BDC" w:rsidRPr="007C4F2F" w:rsidRDefault="005C5BDC" w:rsidP="005C5BDC">
                      <w:pPr>
                        <w:jc w:val="center"/>
                        <w:rPr>
                          <w:sz w:val="20"/>
                          <w:szCs w:val="20"/>
                        </w:rPr>
                      </w:pPr>
                      <w:r w:rsidRPr="007C4F2F">
                        <w:rPr>
                          <w:sz w:val="20"/>
                          <w:szCs w:val="20"/>
                        </w:rPr>
                        <w:t xml:space="preserve">Figura </w:t>
                      </w:r>
                      <w:r w:rsidR="00E9307C">
                        <w:rPr>
                          <w:sz w:val="20"/>
                          <w:szCs w:val="20"/>
                        </w:rPr>
                        <w:t>86</w:t>
                      </w:r>
                      <w:r w:rsidRPr="007C4F2F">
                        <w:rPr>
                          <w:sz w:val="20"/>
                          <w:szCs w:val="20"/>
                        </w:rPr>
                        <w:t xml:space="preserve"> – </w:t>
                      </w:r>
                      <w:r w:rsidRPr="007C4F2F">
                        <w:rPr>
                          <w:color w:val="0D0D0D" w:themeColor="text1" w:themeTint="F2"/>
                          <w:sz w:val="20"/>
                          <w:szCs w:val="20"/>
                        </w:rPr>
                        <w:t>Tela</w:t>
                      </w:r>
                      <w:r w:rsidR="00E9307C">
                        <w:rPr>
                          <w:color w:val="0D0D0D" w:themeColor="text1" w:themeTint="F2"/>
                          <w:sz w:val="20"/>
                          <w:szCs w:val="20"/>
                        </w:rPr>
                        <w:t xml:space="preserve"> Login</w:t>
                      </w:r>
                    </w:p>
                  </w:txbxContent>
                </v:textbox>
                <w10:wrap type="topAndBottom"/>
              </v:shape>
            </w:pict>
          </mc:Fallback>
        </mc:AlternateContent>
      </w:r>
    </w:p>
    <w:p w14:paraId="10E6C904" w14:textId="116D99D2" w:rsidR="005C5BDC" w:rsidRDefault="00A36E2E" w:rsidP="005C5BDC">
      <w:pPr>
        <w:contextualSpacing/>
        <w:jc w:val="left"/>
        <w:rPr>
          <w:noProof/>
        </w:rPr>
      </w:pPr>
      <w:r>
        <w:rPr>
          <w:noProof/>
        </w:rPr>
        <w:drawing>
          <wp:anchor distT="0" distB="0" distL="114300" distR="114300" simplePos="0" relativeHeight="251634666" behindDoc="0" locked="0" layoutInCell="1" allowOverlap="1" wp14:anchorId="4DAEF3AC" wp14:editId="55CA0E60">
            <wp:simplePos x="0" y="0"/>
            <wp:positionH relativeFrom="column">
              <wp:posOffset>2945955</wp:posOffset>
            </wp:positionH>
            <wp:positionV relativeFrom="paragraph">
              <wp:posOffset>3558739</wp:posOffset>
            </wp:positionV>
            <wp:extent cx="2700000" cy="2026800"/>
            <wp:effectExtent l="0" t="0" r="5715" b="0"/>
            <wp:wrapTopAndBottom/>
            <wp:docPr id="1048165585" name="Imagem 1048165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5691" behindDoc="0" locked="0" layoutInCell="1" allowOverlap="1" wp14:anchorId="35A10100" wp14:editId="04A89986">
            <wp:simplePos x="0" y="0"/>
            <wp:positionH relativeFrom="column">
              <wp:posOffset>104140</wp:posOffset>
            </wp:positionH>
            <wp:positionV relativeFrom="paragraph">
              <wp:posOffset>3563459</wp:posOffset>
            </wp:positionV>
            <wp:extent cx="2710180" cy="2026285"/>
            <wp:effectExtent l="0" t="0" r="0" b="0"/>
            <wp:wrapTopAndBottom/>
            <wp:docPr id="1048165582" name="Imagem 1048165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71018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334080" behindDoc="0" locked="0" layoutInCell="1" allowOverlap="1" wp14:anchorId="38FD3D7F" wp14:editId="4AD49297">
                <wp:simplePos x="0" y="0"/>
                <wp:positionH relativeFrom="column">
                  <wp:posOffset>106680</wp:posOffset>
                </wp:positionH>
                <wp:positionV relativeFrom="paragraph">
                  <wp:posOffset>3093085</wp:posOffset>
                </wp:positionV>
                <wp:extent cx="2705735" cy="467995"/>
                <wp:effectExtent l="0" t="0" r="18415" b="27305"/>
                <wp:wrapTopAndBottom/>
                <wp:docPr id="79326147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561438D8" w14:textId="424B08FE" w:rsidR="005C5BDC" w:rsidRPr="007C4F2F" w:rsidRDefault="005C5BDC" w:rsidP="005C5BDC">
                            <w:pPr>
                              <w:jc w:val="center"/>
                              <w:rPr>
                                <w:sz w:val="20"/>
                                <w:szCs w:val="20"/>
                              </w:rPr>
                            </w:pPr>
                            <w:r w:rsidRPr="007C4F2F">
                              <w:rPr>
                                <w:sz w:val="20"/>
                                <w:szCs w:val="20"/>
                              </w:rPr>
                              <w:t xml:space="preserve">Figura </w:t>
                            </w:r>
                            <w:r w:rsidR="00E9307C">
                              <w:rPr>
                                <w:sz w:val="20"/>
                                <w:szCs w:val="20"/>
                              </w:rPr>
                              <w:t>89</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Esqueceu a senha – Nova senha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D3D7F" id="_x0000_s1144" type="#_x0000_t202" style="position:absolute;margin-left:8.4pt;margin-top:243.55pt;width:213.05pt;height:36.85pt;z-index:25233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">
                <v:textbox>
                  <w:txbxContent>
                    <w:p w14:paraId="561438D8" w14:textId="424B08FE" w:rsidR="005C5BDC" w:rsidRPr="007C4F2F" w:rsidRDefault="005C5BDC" w:rsidP="005C5BDC">
                      <w:pPr>
                        <w:jc w:val="center"/>
                        <w:rPr>
                          <w:sz w:val="20"/>
                          <w:szCs w:val="20"/>
                        </w:rPr>
                      </w:pPr>
                      <w:r w:rsidRPr="007C4F2F">
                        <w:rPr>
                          <w:sz w:val="20"/>
                          <w:szCs w:val="20"/>
                        </w:rPr>
                        <w:t xml:space="preserve">Figura </w:t>
                      </w:r>
                      <w:r w:rsidR="00E9307C">
                        <w:rPr>
                          <w:sz w:val="20"/>
                          <w:szCs w:val="20"/>
                        </w:rPr>
                        <w:t>89</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Esqueceu a senha – Nova senha</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335104" behindDoc="0" locked="0" layoutInCell="1" allowOverlap="1" wp14:anchorId="5D84856A" wp14:editId="0FB1AAB2">
                <wp:simplePos x="0" y="0"/>
                <wp:positionH relativeFrom="column">
                  <wp:posOffset>2940050</wp:posOffset>
                </wp:positionH>
                <wp:positionV relativeFrom="paragraph">
                  <wp:posOffset>3091815</wp:posOffset>
                </wp:positionV>
                <wp:extent cx="2705735" cy="467995"/>
                <wp:effectExtent l="0" t="0" r="18415" b="27305"/>
                <wp:wrapTopAndBottom/>
                <wp:docPr id="79326147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69168AC3" w14:textId="3EC830D3" w:rsidR="005C5BDC" w:rsidRPr="007C4F2F" w:rsidRDefault="005C5BDC" w:rsidP="005C5BDC">
                            <w:pPr>
                              <w:jc w:val="center"/>
                              <w:rPr>
                                <w:sz w:val="20"/>
                                <w:szCs w:val="20"/>
                              </w:rPr>
                            </w:pPr>
                            <w:r w:rsidRPr="007C4F2F">
                              <w:rPr>
                                <w:sz w:val="20"/>
                                <w:szCs w:val="20"/>
                              </w:rPr>
                              <w:t xml:space="preserve">Figura </w:t>
                            </w:r>
                            <w:r w:rsidR="00A36E2E">
                              <w:rPr>
                                <w:sz w:val="20"/>
                                <w:szCs w:val="20"/>
                              </w:rPr>
                              <w:t>90</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Inicial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4856A" id="_x0000_s1145" type="#_x0000_t202" style="position:absolute;margin-left:231.5pt;margin-top:243.45pt;width:213.05pt;height:36.85pt;z-index:25233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">
                <v:textbox>
                  <w:txbxContent>
                    <w:p w14:paraId="69168AC3" w14:textId="3EC830D3" w:rsidR="005C5BDC" w:rsidRPr="007C4F2F" w:rsidRDefault="005C5BDC" w:rsidP="005C5BDC">
                      <w:pPr>
                        <w:jc w:val="center"/>
                        <w:rPr>
                          <w:sz w:val="20"/>
                          <w:szCs w:val="20"/>
                        </w:rPr>
                      </w:pPr>
                      <w:r w:rsidRPr="007C4F2F">
                        <w:rPr>
                          <w:sz w:val="20"/>
                          <w:szCs w:val="20"/>
                        </w:rPr>
                        <w:t xml:space="preserve">Figura </w:t>
                      </w:r>
                      <w:r w:rsidR="00A36E2E">
                        <w:rPr>
                          <w:sz w:val="20"/>
                          <w:szCs w:val="20"/>
                        </w:rPr>
                        <w:t>90</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Inicial Usuario</w:t>
                      </w:r>
                    </w:p>
                  </w:txbxContent>
                </v:textbox>
                <w10:wrap type="topAndBottom"/>
              </v:shape>
            </w:pict>
          </mc:Fallback>
        </mc:AlternateContent>
      </w:r>
    </w:p>
    <w:p w14:paraId="1F11BF66" w14:textId="77777777" w:rsidR="005C5BDC" w:rsidRDefault="005C5BDC" w:rsidP="005C5BDC">
      <w:pPr>
        <w:tabs>
          <w:tab w:val="left" w:pos="1725"/>
        </w:tabs>
        <w:contextualSpacing/>
        <w:jc w:val="left"/>
        <w:rPr>
          <w:noProof/>
        </w:rPr>
      </w:pPr>
    </w:p>
    <w:p w14:paraId="06E85E99" w14:textId="77777777" w:rsidR="005C5BDC" w:rsidRDefault="005C5BDC" w:rsidP="005C5BDC">
      <w:pPr>
        <w:tabs>
          <w:tab w:val="left" w:pos="2962"/>
        </w:tabs>
        <w:contextualSpacing/>
        <w:jc w:val="left"/>
      </w:pPr>
      <w:r>
        <w:rPr>
          <w:noProof/>
        </w:rPr>
        <w:tab/>
      </w:r>
      <w:r>
        <w:rPr>
          <w:b/>
          <w:bCs/>
        </w:rPr>
        <w:t xml:space="preserve">Fonte: </w:t>
      </w:r>
      <w:r w:rsidRPr="001E2AF2">
        <w:t>Elaboração Própria</w:t>
      </w:r>
      <w:r>
        <w:br w:type="page"/>
      </w:r>
    </w:p>
    <w:p w14:paraId="1B81C7B2" w14:textId="184D57DD" w:rsidR="005C5BDC" w:rsidRPr="00643587" w:rsidRDefault="00A36E2E" w:rsidP="005C5BDC">
      <w:pPr>
        <w:spacing w:after="0"/>
        <w:contextualSpacing/>
        <w:jc w:val="left"/>
        <w:rPr>
          <w:b/>
          <w:bCs/>
        </w:rPr>
      </w:pPr>
      <w:r>
        <w:rPr>
          <w:noProof/>
        </w:rPr>
        <w:drawing>
          <wp:anchor distT="0" distB="0" distL="114300" distR="114300" simplePos="0" relativeHeight="251632616" behindDoc="0" locked="0" layoutInCell="1" allowOverlap="1" wp14:anchorId="3872138B" wp14:editId="56D4B569">
            <wp:simplePos x="0" y="0"/>
            <wp:positionH relativeFrom="column">
              <wp:posOffset>2952778</wp:posOffset>
            </wp:positionH>
            <wp:positionV relativeFrom="paragraph">
              <wp:posOffset>264169</wp:posOffset>
            </wp:positionV>
            <wp:extent cx="2700000" cy="2026285"/>
            <wp:effectExtent l="0" t="0" r="5715" b="0"/>
            <wp:wrapTopAndBottom/>
            <wp:docPr id="1048165587" name="Imagem 1048165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3641" behindDoc="0" locked="0" layoutInCell="1" allowOverlap="1" wp14:anchorId="09A8FF00" wp14:editId="07595445">
            <wp:simplePos x="0" y="0"/>
            <wp:positionH relativeFrom="column">
              <wp:posOffset>107220</wp:posOffset>
            </wp:positionH>
            <wp:positionV relativeFrom="paragraph">
              <wp:posOffset>257346</wp:posOffset>
            </wp:positionV>
            <wp:extent cx="2700000" cy="2026285"/>
            <wp:effectExtent l="0" t="0" r="5715" b="0"/>
            <wp:wrapTopAndBottom/>
            <wp:docPr id="1048165586" name="Imagem 1048165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39200" behindDoc="0" locked="0" layoutInCell="1" allowOverlap="1" wp14:anchorId="3C9D1B3A" wp14:editId="000765D1">
                <wp:simplePos x="0" y="0"/>
                <wp:positionH relativeFrom="column">
                  <wp:posOffset>2940685</wp:posOffset>
                </wp:positionH>
                <wp:positionV relativeFrom="paragraph">
                  <wp:posOffset>2810510</wp:posOffset>
                </wp:positionV>
                <wp:extent cx="2705735" cy="267335"/>
                <wp:effectExtent l="0" t="0" r="18415" b="18415"/>
                <wp:wrapTopAndBottom/>
                <wp:docPr id="7932614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7FE50C23" w14:textId="08FC4ED2" w:rsidR="005C5BDC" w:rsidRPr="007C4F2F" w:rsidRDefault="005C5BDC" w:rsidP="005C5BDC">
                            <w:pPr>
                              <w:jc w:val="center"/>
                              <w:rPr>
                                <w:sz w:val="20"/>
                                <w:szCs w:val="20"/>
                              </w:rPr>
                            </w:pPr>
                            <w:r w:rsidRPr="007C4F2F">
                              <w:rPr>
                                <w:sz w:val="20"/>
                                <w:szCs w:val="20"/>
                              </w:rPr>
                              <w:t xml:space="preserve">Figura </w:t>
                            </w:r>
                            <w:r w:rsidR="00A36E2E">
                              <w:rPr>
                                <w:sz w:val="20"/>
                                <w:szCs w:val="20"/>
                              </w:rPr>
                              <w:t>94</w:t>
                            </w:r>
                            <w:r w:rsidRPr="007C4F2F">
                              <w:rPr>
                                <w:sz w:val="20"/>
                                <w:szCs w:val="20"/>
                              </w:rPr>
                              <w:t xml:space="preserve"> – </w:t>
                            </w:r>
                            <w:r w:rsidRPr="007C4F2F">
                              <w:rPr>
                                <w:color w:val="0D0D0D" w:themeColor="text1" w:themeTint="F2"/>
                                <w:sz w:val="20"/>
                                <w:szCs w:val="20"/>
                              </w:rPr>
                              <w:t xml:space="preserve">Tela: </w:t>
                            </w:r>
                            <w:r w:rsidR="00E51C42">
                              <w:rPr>
                                <w:color w:val="0D0D0D" w:themeColor="text1" w:themeTint="F2"/>
                                <w:sz w:val="20"/>
                                <w:szCs w:val="20"/>
                              </w:rPr>
                              <w:t>Visualizar modelo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D1B3A" id="_x0000_s1146" type="#_x0000_t202" style="position:absolute;margin-left:231.55pt;margin-top:221.3pt;width:213.05pt;height:21.05pt;z-index:25233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">
                <v:textbox>
                  <w:txbxContent>
                    <w:p w14:paraId="7FE50C23" w14:textId="08FC4ED2" w:rsidR="005C5BDC" w:rsidRPr="007C4F2F" w:rsidRDefault="005C5BDC" w:rsidP="005C5BDC">
                      <w:pPr>
                        <w:jc w:val="center"/>
                        <w:rPr>
                          <w:sz w:val="20"/>
                          <w:szCs w:val="20"/>
                        </w:rPr>
                      </w:pPr>
                      <w:r w:rsidRPr="007C4F2F">
                        <w:rPr>
                          <w:sz w:val="20"/>
                          <w:szCs w:val="20"/>
                        </w:rPr>
                        <w:t xml:space="preserve">Figura </w:t>
                      </w:r>
                      <w:r w:rsidR="00A36E2E">
                        <w:rPr>
                          <w:sz w:val="20"/>
                          <w:szCs w:val="20"/>
                        </w:rPr>
                        <w:t>94</w:t>
                      </w:r>
                      <w:r w:rsidRPr="007C4F2F">
                        <w:rPr>
                          <w:sz w:val="20"/>
                          <w:szCs w:val="20"/>
                        </w:rPr>
                        <w:t xml:space="preserve"> – </w:t>
                      </w:r>
                      <w:r w:rsidRPr="007C4F2F">
                        <w:rPr>
                          <w:color w:val="0D0D0D" w:themeColor="text1" w:themeTint="F2"/>
                          <w:sz w:val="20"/>
                          <w:szCs w:val="20"/>
                        </w:rPr>
                        <w:t xml:space="preserve">Tela: </w:t>
                      </w:r>
                      <w:r w:rsidR="00E51C42">
                        <w:rPr>
                          <w:color w:val="0D0D0D" w:themeColor="text1" w:themeTint="F2"/>
                          <w:sz w:val="20"/>
                          <w:szCs w:val="20"/>
                        </w:rPr>
                        <w:t>Visualizar modelo</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38176" behindDoc="0" locked="0" layoutInCell="1" allowOverlap="1" wp14:anchorId="5FB39B33" wp14:editId="0855E533">
                <wp:simplePos x="0" y="0"/>
                <wp:positionH relativeFrom="column">
                  <wp:posOffset>104775</wp:posOffset>
                </wp:positionH>
                <wp:positionV relativeFrom="paragraph">
                  <wp:posOffset>2811780</wp:posOffset>
                </wp:positionV>
                <wp:extent cx="2705735" cy="267335"/>
                <wp:effectExtent l="0" t="0" r="18415" b="18415"/>
                <wp:wrapTopAndBottom/>
                <wp:docPr id="79326147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026EA91" w14:textId="6E90D972" w:rsidR="005C5BDC" w:rsidRPr="007C4F2F" w:rsidRDefault="005C5BDC" w:rsidP="005C5BDC">
                            <w:pPr>
                              <w:jc w:val="center"/>
                              <w:rPr>
                                <w:sz w:val="20"/>
                                <w:szCs w:val="20"/>
                              </w:rPr>
                            </w:pPr>
                            <w:r w:rsidRPr="007C4F2F">
                              <w:rPr>
                                <w:sz w:val="20"/>
                                <w:szCs w:val="20"/>
                              </w:rPr>
                              <w:t xml:space="preserve">Figura </w:t>
                            </w:r>
                            <w:r w:rsidR="00A36E2E">
                              <w:rPr>
                                <w:sz w:val="20"/>
                                <w:szCs w:val="20"/>
                              </w:rPr>
                              <w:t>93</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modelo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39B33" id="_x0000_s1147" type="#_x0000_t202" style="position:absolute;margin-left:8.25pt;margin-top:221.4pt;width:213.05pt;height:21.05pt;z-index:25233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MEFAIAACg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">
                <v:textbox>
                  <w:txbxContent>
                    <w:p w14:paraId="2026EA91" w14:textId="6E90D972" w:rsidR="005C5BDC" w:rsidRPr="007C4F2F" w:rsidRDefault="005C5BDC" w:rsidP="005C5BDC">
                      <w:pPr>
                        <w:jc w:val="center"/>
                        <w:rPr>
                          <w:sz w:val="20"/>
                          <w:szCs w:val="20"/>
                        </w:rPr>
                      </w:pPr>
                      <w:r w:rsidRPr="007C4F2F">
                        <w:rPr>
                          <w:sz w:val="20"/>
                          <w:szCs w:val="20"/>
                        </w:rPr>
                        <w:t xml:space="preserve">Figura </w:t>
                      </w:r>
                      <w:r w:rsidR="00A36E2E">
                        <w:rPr>
                          <w:sz w:val="20"/>
                          <w:szCs w:val="20"/>
                        </w:rPr>
                        <w:t>93</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modelo</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40224" behindDoc="0" locked="0" layoutInCell="1" allowOverlap="1" wp14:anchorId="624677B1" wp14:editId="446ABAE9">
                <wp:simplePos x="0" y="0"/>
                <wp:positionH relativeFrom="column">
                  <wp:posOffset>104140</wp:posOffset>
                </wp:positionH>
                <wp:positionV relativeFrom="paragraph">
                  <wp:posOffset>5644515</wp:posOffset>
                </wp:positionV>
                <wp:extent cx="2705735" cy="267335"/>
                <wp:effectExtent l="0" t="0" r="18415" b="18415"/>
                <wp:wrapTopAndBottom/>
                <wp:docPr id="79326148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4A25E09" w14:textId="77B70D4D" w:rsidR="005C5BDC" w:rsidRPr="007C4F2F" w:rsidRDefault="005C5BDC" w:rsidP="005C5BDC">
                            <w:pPr>
                              <w:jc w:val="center"/>
                              <w:rPr>
                                <w:sz w:val="20"/>
                                <w:szCs w:val="20"/>
                              </w:rPr>
                            </w:pPr>
                            <w:r w:rsidRPr="007C4F2F">
                              <w:rPr>
                                <w:sz w:val="20"/>
                                <w:szCs w:val="20"/>
                              </w:rPr>
                              <w:t xml:space="preserve">Figura </w:t>
                            </w:r>
                            <w:r w:rsidR="00A36E2E">
                              <w:rPr>
                                <w:sz w:val="20"/>
                                <w:szCs w:val="20"/>
                              </w:rPr>
                              <w:t>95</w:t>
                            </w:r>
                            <w:r w:rsidRPr="007C4F2F">
                              <w:rPr>
                                <w:sz w:val="20"/>
                                <w:szCs w:val="20"/>
                              </w:rPr>
                              <w:t xml:space="preserve"> – </w:t>
                            </w:r>
                            <w:r w:rsidRPr="007C4F2F">
                              <w:rPr>
                                <w:color w:val="0D0D0D" w:themeColor="text1" w:themeTint="F2"/>
                                <w:sz w:val="20"/>
                                <w:szCs w:val="20"/>
                              </w:rPr>
                              <w:t>Tela:</w:t>
                            </w:r>
                            <w:r w:rsidR="00E51C42">
                              <w:rPr>
                                <w:color w:val="0D0D0D" w:themeColor="text1" w:themeTint="F2"/>
                                <w:sz w:val="20"/>
                                <w:szCs w:val="20"/>
                              </w:rPr>
                              <w:t xml:space="preserve"> </w:t>
                            </w:r>
                            <w:r>
                              <w:rPr>
                                <w:color w:val="0D0D0D" w:themeColor="text1" w:themeTint="F2"/>
                                <w:sz w:val="20"/>
                                <w:szCs w:val="20"/>
                              </w:rPr>
                              <w:t>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677B1" id="_x0000_s1148" type="#_x0000_t202" style="position:absolute;margin-left:8.2pt;margin-top:444.45pt;width:213.05pt;height:21.05pt;z-index:25234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">
                <v:textbox>
                  <w:txbxContent>
                    <w:p w14:paraId="24A25E09" w14:textId="77B70D4D" w:rsidR="005C5BDC" w:rsidRPr="007C4F2F" w:rsidRDefault="005C5BDC" w:rsidP="005C5BDC">
                      <w:pPr>
                        <w:jc w:val="center"/>
                        <w:rPr>
                          <w:sz w:val="20"/>
                          <w:szCs w:val="20"/>
                        </w:rPr>
                      </w:pPr>
                      <w:r w:rsidRPr="007C4F2F">
                        <w:rPr>
                          <w:sz w:val="20"/>
                          <w:szCs w:val="20"/>
                        </w:rPr>
                        <w:t xml:space="preserve">Figura </w:t>
                      </w:r>
                      <w:r w:rsidR="00A36E2E">
                        <w:rPr>
                          <w:sz w:val="20"/>
                          <w:szCs w:val="20"/>
                        </w:rPr>
                        <w:t>95</w:t>
                      </w:r>
                      <w:r w:rsidRPr="007C4F2F">
                        <w:rPr>
                          <w:sz w:val="20"/>
                          <w:szCs w:val="20"/>
                        </w:rPr>
                        <w:t xml:space="preserve"> – </w:t>
                      </w:r>
                      <w:r w:rsidRPr="007C4F2F">
                        <w:rPr>
                          <w:color w:val="0D0D0D" w:themeColor="text1" w:themeTint="F2"/>
                          <w:sz w:val="20"/>
                          <w:szCs w:val="20"/>
                        </w:rPr>
                        <w:t>Tela:</w:t>
                      </w:r>
                      <w:r w:rsidR="00E51C42">
                        <w:rPr>
                          <w:color w:val="0D0D0D" w:themeColor="text1" w:themeTint="F2"/>
                          <w:sz w:val="20"/>
                          <w:szCs w:val="20"/>
                        </w:rPr>
                        <w:t xml:space="preserve"> </w:t>
                      </w:r>
                      <w:r>
                        <w:rPr>
                          <w:color w:val="0D0D0D" w:themeColor="text1" w:themeTint="F2"/>
                          <w:sz w:val="20"/>
                          <w:szCs w:val="20"/>
                        </w:rPr>
                        <w:t>Arquivos</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36128" behindDoc="0" locked="0" layoutInCell="1" allowOverlap="1" wp14:anchorId="4D914EEA" wp14:editId="5A8D51C8">
                <wp:simplePos x="0" y="0"/>
                <wp:positionH relativeFrom="column">
                  <wp:posOffset>103505</wp:posOffset>
                </wp:positionH>
                <wp:positionV relativeFrom="paragraph">
                  <wp:posOffset>0</wp:posOffset>
                </wp:positionV>
                <wp:extent cx="2707005" cy="267335"/>
                <wp:effectExtent l="0" t="0" r="17145" b="18415"/>
                <wp:wrapTopAndBottom/>
                <wp:docPr id="7932614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4F0F3FF5" w14:textId="08211285" w:rsidR="005C5BDC" w:rsidRPr="007C4F2F" w:rsidRDefault="005C5BDC" w:rsidP="005C5BDC">
                            <w:pPr>
                              <w:jc w:val="center"/>
                              <w:rPr>
                                <w:sz w:val="20"/>
                                <w:szCs w:val="20"/>
                              </w:rPr>
                            </w:pPr>
                            <w:r w:rsidRPr="007C4F2F">
                              <w:rPr>
                                <w:sz w:val="20"/>
                                <w:szCs w:val="20"/>
                              </w:rPr>
                              <w:t xml:space="preserve">Figura </w:t>
                            </w:r>
                            <w:r w:rsidR="00A36E2E">
                              <w:rPr>
                                <w:sz w:val="20"/>
                                <w:szCs w:val="20"/>
                              </w:rPr>
                              <w:t>91</w:t>
                            </w:r>
                            <w:r w:rsidRPr="007C4F2F">
                              <w:rPr>
                                <w:sz w:val="20"/>
                                <w:szCs w:val="20"/>
                              </w:rPr>
                              <w:t xml:space="preserve"> – </w:t>
                            </w:r>
                            <w:r w:rsidRPr="007C4F2F">
                              <w:rPr>
                                <w:color w:val="0D0D0D" w:themeColor="text1" w:themeTint="F2"/>
                                <w:sz w:val="20"/>
                                <w:szCs w:val="20"/>
                              </w:rPr>
                              <w:t>Tela:</w:t>
                            </w:r>
                            <w:r>
                              <w:rPr>
                                <w:color w:val="0D0D0D" w:themeColor="text1" w:themeTint="F2"/>
                                <w:sz w:val="20"/>
                                <w:szCs w:val="20"/>
                              </w:rPr>
                              <w:t xml:space="preserve"> </w:t>
                            </w:r>
                            <w:r w:rsidR="00A36E2E" w:rsidRPr="00A36E2E">
                              <w:rPr>
                                <w:color w:val="0D0D0D" w:themeColor="text1" w:themeTint="F2"/>
                                <w:sz w:val="20"/>
                                <w:szCs w:val="20"/>
                              </w:rPr>
                              <w:t>Perfil</w:t>
                            </w:r>
                            <w:r w:rsidR="00A36E2E">
                              <w:rPr>
                                <w:color w:val="0D0D0D" w:themeColor="text1" w:themeTint="F2"/>
                                <w:sz w:val="20"/>
                                <w:szCs w:val="20"/>
                              </w:rPr>
                              <w:t xml:space="preserve"> m</w:t>
                            </w:r>
                            <w:r w:rsidR="00A36E2E" w:rsidRPr="00A36E2E">
                              <w:rPr>
                                <w:color w:val="0D0D0D" w:themeColor="text1" w:themeTint="F2"/>
                                <w:sz w:val="20"/>
                                <w:szCs w:val="20"/>
                              </w:rPr>
                              <w:t>enu</w:t>
                            </w:r>
                            <w:r w:rsidR="00A36E2E">
                              <w:rPr>
                                <w:color w:val="0D0D0D" w:themeColor="text1" w:themeTint="F2"/>
                                <w:sz w:val="20"/>
                                <w:szCs w:val="20"/>
                              </w:rPr>
                              <w:t xml:space="preserve"> e c</w:t>
                            </w:r>
                            <w:r w:rsidR="00A36E2E" w:rsidRPr="00A36E2E">
                              <w:rPr>
                                <w:color w:val="0D0D0D" w:themeColor="text1" w:themeTint="F2"/>
                                <w:sz w:val="20"/>
                                <w:szCs w:val="20"/>
                              </w:rPr>
                              <w:t>hatbot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14EEA" id="_x0000_s1149" type="#_x0000_t202" style="position:absolute;margin-left:8.15pt;margin-top:0;width:213.15pt;height:21.05pt;z-index:25233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">
                <v:textbox>
                  <w:txbxContent>
                    <w:p w14:paraId="4F0F3FF5" w14:textId="08211285" w:rsidR="005C5BDC" w:rsidRPr="007C4F2F" w:rsidRDefault="005C5BDC" w:rsidP="005C5BDC">
                      <w:pPr>
                        <w:jc w:val="center"/>
                        <w:rPr>
                          <w:sz w:val="20"/>
                          <w:szCs w:val="20"/>
                        </w:rPr>
                      </w:pPr>
                      <w:r w:rsidRPr="007C4F2F">
                        <w:rPr>
                          <w:sz w:val="20"/>
                          <w:szCs w:val="20"/>
                        </w:rPr>
                        <w:t xml:space="preserve">Figura </w:t>
                      </w:r>
                      <w:r w:rsidR="00A36E2E">
                        <w:rPr>
                          <w:sz w:val="20"/>
                          <w:szCs w:val="20"/>
                        </w:rPr>
                        <w:t>91</w:t>
                      </w:r>
                      <w:r w:rsidRPr="007C4F2F">
                        <w:rPr>
                          <w:sz w:val="20"/>
                          <w:szCs w:val="20"/>
                        </w:rPr>
                        <w:t xml:space="preserve"> – </w:t>
                      </w:r>
                      <w:r w:rsidRPr="007C4F2F">
                        <w:rPr>
                          <w:color w:val="0D0D0D" w:themeColor="text1" w:themeTint="F2"/>
                          <w:sz w:val="20"/>
                          <w:szCs w:val="20"/>
                        </w:rPr>
                        <w:t>Tela:</w:t>
                      </w:r>
                      <w:r>
                        <w:rPr>
                          <w:color w:val="0D0D0D" w:themeColor="text1" w:themeTint="F2"/>
                          <w:sz w:val="20"/>
                          <w:szCs w:val="20"/>
                        </w:rPr>
                        <w:t xml:space="preserve"> </w:t>
                      </w:r>
                      <w:r w:rsidR="00A36E2E" w:rsidRPr="00A36E2E">
                        <w:rPr>
                          <w:color w:val="0D0D0D" w:themeColor="text1" w:themeTint="F2"/>
                          <w:sz w:val="20"/>
                          <w:szCs w:val="20"/>
                        </w:rPr>
                        <w:t>Perfil</w:t>
                      </w:r>
                      <w:r w:rsidR="00A36E2E">
                        <w:rPr>
                          <w:color w:val="0D0D0D" w:themeColor="text1" w:themeTint="F2"/>
                          <w:sz w:val="20"/>
                          <w:szCs w:val="20"/>
                        </w:rPr>
                        <w:t xml:space="preserve"> m</w:t>
                      </w:r>
                      <w:r w:rsidR="00A36E2E" w:rsidRPr="00A36E2E">
                        <w:rPr>
                          <w:color w:val="0D0D0D" w:themeColor="text1" w:themeTint="F2"/>
                          <w:sz w:val="20"/>
                          <w:szCs w:val="20"/>
                        </w:rPr>
                        <w:t>enu</w:t>
                      </w:r>
                      <w:r w:rsidR="00A36E2E">
                        <w:rPr>
                          <w:color w:val="0D0D0D" w:themeColor="text1" w:themeTint="F2"/>
                          <w:sz w:val="20"/>
                          <w:szCs w:val="20"/>
                        </w:rPr>
                        <w:t xml:space="preserve"> e </w:t>
                      </w:r>
                      <w:r w:rsidR="00A36E2E">
                        <w:rPr>
                          <w:color w:val="0D0D0D" w:themeColor="text1" w:themeTint="F2"/>
                          <w:sz w:val="20"/>
                          <w:szCs w:val="20"/>
                        </w:rPr>
                        <w:t>c</w:t>
                      </w:r>
                      <w:r w:rsidR="00A36E2E" w:rsidRPr="00A36E2E">
                        <w:rPr>
                          <w:color w:val="0D0D0D" w:themeColor="text1" w:themeTint="F2"/>
                          <w:sz w:val="20"/>
                          <w:szCs w:val="20"/>
                        </w:rPr>
                        <w:t>hatbot</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37152" behindDoc="0" locked="0" layoutInCell="1" allowOverlap="1" wp14:anchorId="7A873946" wp14:editId="30AD278B">
                <wp:simplePos x="0" y="0"/>
                <wp:positionH relativeFrom="column">
                  <wp:posOffset>2943225</wp:posOffset>
                </wp:positionH>
                <wp:positionV relativeFrom="paragraph">
                  <wp:posOffset>0</wp:posOffset>
                </wp:positionV>
                <wp:extent cx="2705735" cy="267335"/>
                <wp:effectExtent l="0" t="0" r="18415" b="18415"/>
                <wp:wrapTopAndBottom/>
                <wp:docPr id="79326148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2C719DFF" w14:textId="160BB6B0" w:rsidR="005C5BDC" w:rsidRPr="007C4F2F" w:rsidRDefault="005C5BDC" w:rsidP="005C5BDC">
                            <w:pPr>
                              <w:jc w:val="center"/>
                              <w:rPr>
                                <w:sz w:val="20"/>
                                <w:szCs w:val="20"/>
                              </w:rPr>
                            </w:pPr>
                            <w:r w:rsidRPr="007C4F2F">
                              <w:rPr>
                                <w:sz w:val="20"/>
                                <w:szCs w:val="20"/>
                              </w:rPr>
                              <w:t xml:space="preserve">Figura </w:t>
                            </w:r>
                            <w:r w:rsidR="00A36E2E">
                              <w:rPr>
                                <w:sz w:val="20"/>
                                <w:szCs w:val="20"/>
                              </w:rPr>
                              <w:t>92</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Nova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73946" id="_x0000_s1150" type="#_x0000_t202" style="position:absolute;margin-left:231.75pt;margin-top:0;width:213.05pt;height:21.05pt;z-index:25233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">
                <v:textbox>
                  <w:txbxContent>
                    <w:p w14:paraId="2C719DFF" w14:textId="160BB6B0" w:rsidR="005C5BDC" w:rsidRPr="007C4F2F" w:rsidRDefault="005C5BDC" w:rsidP="005C5BDC">
                      <w:pPr>
                        <w:jc w:val="center"/>
                        <w:rPr>
                          <w:sz w:val="20"/>
                          <w:szCs w:val="20"/>
                        </w:rPr>
                      </w:pPr>
                      <w:r w:rsidRPr="007C4F2F">
                        <w:rPr>
                          <w:sz w:val="20"/>
                          <w:szCs w:val="20"/>
                        </w:rPr>
                        <w:t xml:space="preserve">Figura </w:t>
                      </w:r>
                      <w:r w:rsidR="00A36E2E">
                        <w:rPr>
                          <w:sz w:val="20"/>
                          <w:szCs w:val="20"/>
                        </w:rPr>
                        <w:t>92</w:t>
                      </w:r>
                      <w:r w:rsidRPr="007C4F2F">
                        <w:rPr>
                          <w:sz w:val="20"/>
                          <w:szCs w:val="20"/>
                        </w:rPr>
                        <w:t xml:space="preserve"> – </w:t>
                      </w:r>
                      <w:r w:rsidRPr="007C4F2F">
                        <w:rPr>
                          <w:color w:val="0D0D0D" w:themeColor="text1" w:themeTint="F2"/>
                          <w:sz w:val="20"/>
                          <w:szCs w:val="20"/>
                        </w:rPr>
                        <w:t xml:space="preserve">Tela: </w:t>
                      </w:r>
                      <w:r w:rsidR="00A36E2E">
                        <w:rPr>
                          <w:color w:val="0D0D0D" w:themeColor="text1" w:themeTint="F2"/>
                          <w:sz w:val="20"/>
                          <w:szCs w:val="20"/>
                        </w:rPr>
                        <w:t>Nova redação</w:t>
                      </w:r>
                    </w:p>
                  </w:txbxContent>
                </v:textbox>
                <w10:wrap type="topAndBottom"/>
              </v:shape>
            </w:pict>
          </mc:Fallback>
        </mc:AlternateContent>
      </w:r>
    </w:p>
    <w:p w14:paraId="5CD6CB05" w14:textId="525B3E30" w:rsidR="005C5BDC" w:rsidRDefault="00E51C42" w:rsidP="005C5BDC">
      <w:pPr>
        <w:contextualSpacing/>
        <w:jc w:val="left"/>
        <w:rPr>
          <w:noProof/>
        </w:rPr>
      </w:pPr>
      <w:r>
        <w:rPr>
          <w:noProof/>
        </w:rPr>
        <w:drawing>
          <wp:anchor distT="0" distB="0" distL="114300" distR="114300" simplePos="0" relativeHeight="251630566" behindDoc="0" locked="0" layoutInCell="1" allowOverlap="1" wp14:anchorId="3D1A085D" wp14:editId="120BCC80">
            <wp:simplePos x="0" y="0"/>
            <wp:positionH relativeFrom="column">
              <wp:posOffset>2945955</wp:posOffset>
            </wp:positionH>
            <wp:positionV relativeFrom="paragraph">
              <wp:posOffset>515449</wp:posOffset>
            </wp:positionV>
            <wp:extent cx="2700000" cy="2025650"/>
            <wp:effectExtent l="0" t="0" r="5715" b="0"/>
            <wp:wrapTopAndBottom/>
            <wp:docPr id="1048165589" name="Imagem 1048165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700000" cy="2025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1591" behindDoc="0" locked="0" layoutInCell="1" allowOverlap="1" wp14:anchorId="63E1B7D4" wp14:editId="4A9C17F4">
            <wp:simplePos x="0" y="0"/>
            <wp:positionH relativeFrom="column">
              <wp:posOffset>107220</wp:posOffset>
            </wp:positionH>
            <wp:positionV relativeFrom="paragraph">
              <wp:posOffset>515449</wp:posOffset>
            </wp:positionV>
            <wp:extent cx="2700000" cy="2026285"/>
            <wp:effectExtent l="0" t="0" r="5715" b="0"/>
            <wp:wrapTopAndBottom/>
            <wp:docPr id="1048165588" name="Imagem 1048165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76EB9" w14:textId="1AD93207" w:rsidR="005C5BDC" w:rsidRDefault="005C5BDC" w:rsidP="005C5BDC">
      <w:pPr>
        <w:tabs>
          <w:tab w:val="left" w:pos="1725"/>
        </w:tabs>
        <w:contextualSpacing/>
        <w:jc w:val="left"/>
        <w:rPr>
          <w:noProof/>
        </w:rPr>
      </w:pPr>
    </w:p>
    <w:p w14:paraId="649F8094" w14:textId="4A35A88F" w:rsidR="005C5BDC" w:rsidRDefault="00E51C42" w:rsidP="005C5BDC">
      <w:pPr>
        <w:tabs>
          <w:tab w:val="left" w:pos="1725"/>
        </w:tabs>
        <w:contextualSpacing/>
        <w:jc w:val="left"/>
        <w:rPr>
          <w:noProof/>
        </w:rPr>
      </w:pPr>
      <w:r w:rsidRPr="0097042C">
        <w:rPr>
          <w:b/>
          <w:bCs/>
          <w:noProof/>
        </w:rPr>
        <mc:AlternateContent>
          <mc:Choice Requires="wps">
            <w:drawing>
              <wp:anchor distT="45720" distB="45720" distL="114300" distR="114300" simplePos="0" relativeHeight="252341248" behindDoc="0" locked="0" layoutInCell="1" allowOverlap="1" wp14:anchorId="61EC1C42" wp14:editId="381CF6D2">
                <wp:simplePos x="0" y="0"/>
                <wp:positionH relativeFrom="column">
                  <wp:posOffset>2940050</wp:posOffset>
                </wp:positionH>
                <wp:positionV relativeFrom="paragraph">
                  <wp:posOffset>281305</wp:posOffset>
                </wp:positionV>
                <wp:extent cx="2705735" cy="267335"/>
                <wp:effectExtent l="0" t="0" r="18415" b="18415"/>
                <wp:wrapTopAndBottom/>
                <wp:docPr id="79326148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7854A412" w14:textId="6CBF0D12" w:rsidR="005C5BDC" w:rsidRPr="007C4F2F" w:rsidRDefault="005C5BDC" w:rsidP="005C5BDC">
                            <w:pPr>
                              <w:jc w:val="center"/>
                              <w:rPr>
                                <w:sz w:val="20"/>
                                <w:szCs w:val="20"/>
                              </w:rPr>
                            </w:pPr>
                            <w:r w:rsidRPr="007C4F2F">
                              <w:rPr>
                                <w:sz w:val="20"/>
                                <w:szCs w:val="20"/>
                              </w:rPr>
                              <w:t xml:space="preserve">Figura </w:t>
                            </w:r>
                            <w:r w:rsidR="00A36E2E">
                              <w:rPr>
                                <w:sz w:val="20"/>
                                <w:szCs w:val="20"/>
                              </w:rPr>
                              <w:t>96</w:t>
                            </w:r>
                            <w:r w:rsidRPr="007C4F2F">
                              <w:rPr>
                                <w:sz w:val="20"/>
                                <w:szCs w:val="20"/>
                              </w:rPr>
                              <w:t xml:space="preserve"> – </w:t>
                            </w:r>
                            <w:r w:rsidRPr="007C4F2F">
                              <w:rPr>
                                <w:color w:val="0D0D0D" w:themeColor="text1" w:themeTint="F2"/>
                                <w:sz w:val="20"/>
                                <w:szCs w:val="20"/>
                              </w:rPr>
                              <w:t xml:space="preserve">Tela: </w:t>
                            </w:r>
                            <w:r w:rsidR="00E51C42">
                              <w:rPr>
                                <w:color w:val="0D0D0D" w:themeColor="text1" w:themeTint="F2"/>
                                <w:sz w:val="20"/>
                                <w:szCs w:val="20"/>
                              </w:rPr>
                              <w:t>Visualizar Arquivo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C1C42" id="_x0000_s1151" type="#_x0000_t202" style="position:absolute;margin-left:231.5pt;margin-top:22.15pt;width:213.05pt;height:21.05pt;z-index:25234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trFAIAACg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">
                <v:textbox>
                  <w:txbxContent>
                    <w:p w14:paraId="7854A412" w14:textId="6CBF0D12" w:rsidR="005C5BDC" w:rsidRPr="007C4F2F" w:rsidRDefault="005C5BDC" w:rsidP="005C5BDC">
                      <w:pPr>
                        <w:jc w:val="center"/>
                        <w:rPr>
                          <w:sz w:val="20"/>
                          <w:szCs w:val="20"/>
                        </w:rPr>
                      </w:pPr>
                      <w:r w:rsidRPr="007C4F2F">
                        <w:rPr>
                          <w:sz w:val="20"/>
                          <w:szCs w:val="20"/>
                        </w:rPr>
                        <w:t xml:space="preserve">Figura </w:t>
                      </w:r>
                      <w:r w:rsidR="00A36E2E">
                        <w:rPr>
                          <w:sz w:val="20"/>
                          <w:szCs w:val="20"/>
                        </w:rPr>
                        <w:t>96</w:t>
                      </w:r>
                      <w:r w:rsidRPr="007C4F2F">
                        <w:rPr>
                          <w:sz w:val="20"/>
                          <w:szCs w:val="20"/>
                        </w:rPr>
                        <w:t xml:space="preserve"> – </w:t>
                      </w:r>
                      <w:r w:rsidRPr="007C4F2F">
                        <w:rPr>
                          <w:color w:val="0D0D0D" w:themeColor="text1" w:themeTint="F2"/>
                          <w:sz w:val="20"/>
                          <w:szCs w:val="20"/>
                        </w:rPr>
                        <w:t xml:space="preserve">Tela: </w:t>
                      </w:r>
                      <w:r w:rsidR="00E51C42">
                        <w:rPr>
                          <w:color w:val="0D0D0D" w:themeColor="text1" w:themeTint="F2"/>
                          <w:sz w:val="20"/>
                          <w:szCs w:val="20"/>
                        </w:rPr>
                        <w:t>Visualizar Arquivo</w:t>
                      </w:r>
                    </w:p>
                  </w:txbxContent>
                </v:textbox>
                <w10:wrap type="topAndBottom"/>
              </v:shape>
            </w:pict>
          </mc:Fallback>
        </mc:AlternateContent>
      </w:r>
      <w:r>
        <w:rPr>
          <w:noProof/>
        </w:rPr>
        <w:drawing>
          <wp:anchor distT="0" distB="0" distL="114300" distR="114300" simplePos="0" relativeHeight="251628516" behindDoc="0" locked="0" layoutInCell="1" allowOverlap="1" wp14:anchorId="3B4372E6" wp14:editId="3D801D88">
            <wp:simplePos x="0" y="0"/>
            <wp:positionH relativeFrom="column">
              <wp:posOffset>2945765</wp:posOffset>
            </wp:positionH>
            <wp:positionV relativeFrom="paragraph">
              <wp:posOffset>535940</wp:posOffset>
            </wp:positionV>
            <wp:extent cx="2699385" cy="2026285"/>
            <wp:effectExtent l="0" t="0" r="5715" b="0"/>
            <wp:wrapTopAndBottom/>
            <wp:docPr id="1048165591" name="Imagem 1048165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9541" behindDoc="0" locked="0" layoutInCell="1" allowOverlap="1" wp14:anchorId="67534FBE" wp14:editId="4045467C">
            <wp:simplePos x="0" y="0"/>
            <wp:positionH relativeFrom="column">
              <wp:posOffset>107220</wp:posOffset>
            </wp:positionH>
            <wp:positionV relativeFrom="paragraph">
              <wp:posOffset>543200</wp:posOffset>
            </wp:positionV>
            <wp:extent cx="2700000" cy="2026285"/>
            <wp:effectExtent l="0" t="0" r="5715" b="0"/>
            <wp:wrapTopAndBottom/>
            <wp:docPr id="1048165590" name="Imagem 1048165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1491A5" w14:textId="77777777" w:rsidR="005C5BDC" w:rsidRDefault="005C5BDC" w:rsidP="005C5BDC">
      <w:pPr>
        <w:tabs>
          <w:tab w:val="left" w:pos="1725"/>
        </w:tabs>
        <w:contextualSpacing/>
        <w:jc w:val="left"/>
        <w:rPr>
          <w:noProof/>
        </w:rPr>
      </w:pPr>
    </w:p>
    <w:p w14:paraId="6E2445A6" w14:textId="77777777" w:rsidR="005C5BDC" w:rsidRDefault="005C5BDC" w:rsidP="005C5BDC">
      <w:pPr>
        <w:spacing w:after="0"/>
        <w:contextualSpacing/>
        <w:jc w:val="center"/>
      </w:pPr>
      <w:r>
        <w:rPr>
          <w:b/>
          <w:bCs/>
        </w:rPr>
        <w:t xml:space="preserve">Fonte: </w:t>
      </w:r>
      <w:r w:rsidRPr="001E2AF2">
        <w:t>Elaboração Própria</w:t>
      </w:r>
      <w:r>
        <w:br w:type="page"/>
      </w:r>
    </w:p>
    <w:p w14:paraId="0090E1ED" w14:textId="2DE41278" w:rsidR="005C5BDC" w:rsidRPr="00643587" w:rsidRDefault="00E51C42" w:rsidP="005C5BDC">
      <w:pPr>
        <w:spacing w:after="0"/>
        <w:contextualSpacing/>
        <w:jc w:val="left"/>
        <w:rPr>
          <w:b/>
          <w:bCs/>
        </w:rPr>
      </w:pPr>
      <w:r>
        <w:rPr>
          <w:noProof/>
        </w:rPr>
        <w:drawing>
          <wp:anchor distT="0" distB="0" distL="114300" distR="114300" simplePos="0" relativeHeight="251626466" behindDoc="0" locked="0" layoutInCell="1" allowOverlap="1" wp14:anchorId="49BBD9C0" wp14:editId="5D1A9BB9">
            <wp:simplePos x="0" y="0"/>
            <wp:positionH relativeFrom="column">
              <wp:posOffset>2959602</wp:posOffset>
            </wp:positionH>
            <wp:positionV relativeFrom="paragraph">
              <wp:posOffset>257346</wp:posOffset>
            </wp:positionV>
            <wp:extent cx="2698911" cy="2026285"/>
            <wp:effectExtent l="0" t="0" r="6350" b="0"/>
            <wp:wrapTopAndBottom/>
            <wp:docPr id="1048165593" name="Imagem 1048165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698911"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7491" behindDoc="0" locked="0" layoutInCell="1" allowOverlap="1" wp14:anchorId="1F81C0A9" wp14:editId="150F8DB2">
            <wp:simplePos x="0" y="0"/>
            <wp:positionH relativeFrom="column">
              <wp:posOffset>107220</wp:posOffset>
            </wp:positionH>
            <wp:positionV relativeFrom="paragraph">
              <wp:posOffset>257346</wp:posOffset>
            </wp:positionV>
            <wp:extent cx="2700000" cy="2026285"/>
            <wp:effectExtent l="0" t="0" r="5715" b="0"/>
            <wp:wrapTopAndBottom/>
            <wp:docPr id="1048165592" name="Imagem 1048165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700000"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45344" behindDoc="0" locked="0" layoutInCell="1" allowOverlap="1" wp14:anchorId="1DA1C90C" wp14:editId="0975C5AB">
                <wp:simplePos x="0" y="0"/>
                <wp:positionH relativeFrom="column">
                  <wp:posOffset>2940685</wp:posOffset>
                </wp:positionH>
                <wp:positionV relativeFrom="paragraph">
                  <wp:posOffset>2810510</wp:posOffset>
                </wp:positionV>
                <wp:extent cx="2705735" cy="267335"/>
                <wp:effectExtent l="0" t="0" r="18415" b="18415"/>
                <wp:wrapTopAndBottom/>
                <wp:docPr id="7932614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14EEFA16" w14:textId="6C9DB8C2" w:rsidR="005C5BDC" w:rsidRPr="007C4F2F" w:rsidRDefault="005C5BDC" w:rsidP="005C5BDC">
                            <w:pPr>
                              <w:jc w:val="center"/>
                              <w:rPr>
                                <w:sz w:val="20"/>
                                <w:szCs w:val="20"/>
                              </w:rPr>
                            </w:pPr>
                            <w:r w:rsidRPr="007C4F2F">
                              <w:rPr>
                                <w:sz w:val="20"/>
                                <w:szCs w:val="20"/>
                              </w:rPr>
                              <w:t xml:space="preserve">Figura </w:t>
                            </w:r>
                            <w:r w:rsidR="00E51C42">
                              <w:rPr>
                                <w:sz w:val="20"/>
                                <w:szCs w:val="20"/>
                              </w:rPr>
                              <w:t>100</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Escolher 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1C90C" id="_x0000_s1152" type="#_x0000_t202" style="position:absolute;margin-left:231.55pt;margin-top:221.3pt;width:213.05pt;height:21.05pt;z-index:25234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">
                <v:textbox>
                  <w:txbxContent>
                    <w:p w14:paraId="14EEFA16" w14:textId="6C9DB8C2" w:rsidR="005C5BDC" w:rsidRPr="007C4F2F" w:rsidRDefault="005C5BDC" w:rsidP="005C5BDC">
                      <w:pPr>
                        <w:jc w:val="center"/>
                        <w:rPr>
                          <w:sz w:val="20"/>
                          <w:szCs w:val="20"/>
                        </w:rPr>
                      </w:pPr>
                      <w:r w:rsidRPr="007C4F2F">
                        <w:rPr>
                          <w:sz w:val="20"/>
                          <w:szCs w:val="20"/>
                        </w:rPr>
                        <w:t xml:space="preserve">Figura </w:t>
                      </w:r>
                      <w:r w:rsidR="00E51C42">
                        <w:rPr>
                          <w:sz w:val="20"/>
                          <w:szCs w:val="20"/>
                        </w:rPr>
                        <w:t>100</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Escolher tema</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44320" behindDoc="0" locked="0" layoutInCell="1" allowOverlap="1" wp14:anchorId="46A4EA26" wp14:editId="3FB79CA1">
                <wp:simplePos x="0" y="0"/>
                <wp:positionH relativeFrom="column">
                  <wp:posOffset>104775</wp:posOffset>
                </wp:positionH>
                <wp:positionV relativeFrom="paragraph">
                  <wp:posOffset>2811780</wp:posOffset>
                </wp:positionV>
                <wp:extent cx="2705735" cy="267335"/>
                <wp:effectExtent l="0" t="0" r="18415" b="18415"/>
                <wp:wrapTopAndBottom/>
                <wp:docPr id="7932614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7335"/>
                        </a:xfrm>
                        <a:prstGeom prst="rect">
                          <a:avLst/>
                        </a:prstGeom>
                        <a:solidFill>
                          <a:srgbClr val="FFFFFF"/>
                        </a:solidFill>
                        <a:ln w="9525">
                          <a:solidFill>
                            <a:srgbClr val="000000"/>
                          </a:solidFill>
                          <a:miter lim="800000"/>
                          <a:headEnd/>
                          <a:tailEnd/>
                        </a:ln>
                      </wps:spPr>
                      <wps:txbx>
                        <w:txbxContent>
                          <w:p w14:paraId="33C05CFC" w14:textId="7CE950E6" w:rsidR="005C5BDC" w:rsidRPr="007C4F2F" w:rsidRDefault="005C5BDC" w:rsidP="005C5BDC">
                            <w:pPr>
                              <w:jc w:val="center"/>
                              <w:rPr>
                                <w:sz w:val="20"/>
                                <w:szCs w:val="20"/>
                              </w:rPr>
                            </w:pPr>
                            <w:r w:rsidRPr="007C4F2F">
                              <w:rPr>
                                <w:sz w:val="20"/>
                                <w:szCs w:val="20"/>
                              </w:rPr>
                              <w:t xml:space="preserve">Figura </w:t>
                            </w:r>
                            <w:r w:rsidR="00E51C42">
                              <w:rPr>
                                <w:sz w:val="20"/>
                                <w:szCs w:val="20"/>
                              </w:rPr>
                              <w:t>99</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Configurações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4EA26" id="_x0000_s1153" type="#_x0000_t202" style="position:absolute;margin-left:8.25pt;margin-top:221.4pt;width:213.05pt;height:21.05pt;z-index:25234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">
                <v:textbox>
                  <w:txbxContent>
                    <w:p w14:paraId="33C05CFC" w14:textId="7CE950E6" w:rsidR="005C5BDC" w:rsidRPr="007C4F2F" w:rsidRDefault="005C5BDC" w:rsidP="005C5BDC">
                      <w:pPr>
                        <w:jc w:val="center"/>
                        <w:rPr>
                          <w:sz w:val="20"/>
                          <w:szCs w:val="20"/>
                        </w:rPr>
                      </w:pPr>
                      <w:r w:rsidRPr="007C4F2F">
                        <w:rPr>
                          <w:sz w:val="20"/>
                          <w:szCs w:val="20"/>
                        </w:rPr>
                        <w:t xml:space="preserve">Figura </w:t>
                      </w:r>
                      <w:r w:rsidR="00E51C42">
                        <w:rPr>
                          <w:sz w:val="20"/>
                          <w:szCs w:val="20"/>
                        </w:rPr>
                        <w:t>99</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Configurações</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42272" behindDoc="0" locked="0" layoutInCell="1" allowOverlap="1" wp14:anchorId="0200AAC1" wp14:editId="6EA34E8E">
                <wp:simplePos x="0" y="0"/>
                <wp:positionH relativeFrom="column">
                  <wp:posOffset>103505</wp:posOffset>
                </wp:positionH>
                <wp:positionV relativeFrom="paragraph">
                  <wp:posOffset>0</wp:posOffset>
                </wp:positionV>
                <wp:extent cx="2710800" cy="267335"/>
                <wp:effectExtent l="0" t="0" r="13970" b="18415"/>
                <wp:wrapTopAndBottom/>
                <wp:docPr id="7932614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00" cy="267335"/>
                        </a:xfrm>
                        <a:prstGeom prst="rect">
                          <a:avLst/>
                        </a:prstGeom>
                        <a:solidFill>
                          <a:srgbClr val="FFFFFF"/>
                        </a:solidFill>
                        <a:ln w="9525">
                          <a:solidFill>
                            <a:srgbClr val="000000"/>
                          </a:solidFill>
                          <a:miter lim="800000"/>
                          <a:headEnd/>
                          <a:tailEnd/>
                        </a:ln>
                      </wps:spPr>
                      <wps:txbx>
                        <w:txbxContent>
                          <w:p w14:paraId="45687EB0" w14:textId="5EE20105" w:rsidR="005C5BDC" w:rsidRPr="007C4F2F" w:rsidRDefault="005C5BDC" w:rsidP="005C5BDC">
                            <w:pPr>
                              <w:jc w:val="center"/>
                              <w:rPr>
                                <w:sz w:val="20"/>
                                <w:szCs w:val="20"/>
                              </w:rPr>
                            </w:pPr>
                            <w:r w:rsidRPr="007C4F2F">
                              <w:rPr>
                                <w:sz w:val="20"/>
                                <w:szCs w:val="20"/>
                              </w:rPr>
                              <w:t xml:space="preserve">Figura </w:t>
                            </w:r>
                            <w:r w:rsidR="00E51C42">
                              <w:rPr>
                                <w:sz w:val="20"/>
                                <w:szCs w:val="20"/>
                              </w:rPr>
                              <w:t>97</w:t>
                            </w:r>
                            <w:r w:rsidRPr="007C4F2F">
                              <w:rPr>
                                <w:sz w:val="20"/>
                                <w:szCs w:val="20"/>
                              </w:rPr>
                              <w:t xml:space="preserve"> – </w:t>
                            </w:r>
                            <w:r w:rsidRPr="007C4F2F">
                              <w:rPr>
                                <w:color w:val="0D0D0D" w:themeColor="text1" w:themeTint="F2"/>
                                <w:sz w:val="20"/>
                                <w:szCs w:val="20"/>
                              </w:rPr>
                              <w:t>Tela:</w:t>
                            </w:r>
                            <w:r w:rsidR="00E51C42">
                              <w:rPr>
                                <w:color w:val="0D0D0D" w:themeColor="text1" w:themeTint="F2"/>
                                <w:sz w:val="20"/>
                                <w:szCs w:val="20"/>
                              </w:rPr>
                              <w:t xml:space="preserve"> Desempenho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0AAC1" id="_x0000_s1154" type="#_x0000_t202" style="position:absolute;margin-left:8.15pt;margin-top:0;width:213.45pt;height:21.05pt;z-index:25234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16BFgIAACgEAAAOAAAAZHJzL2Uyb0RvYy54bWysU9tu2zAMfR+wfxD0vthxkyY14hRdugwD&#10;ugvQ7QNkWbaFyaImKbGzrx8lu2l2exmmB4EUqUPykNzcDp0iR2GdBF3Q+SylRGgOldRNQb983r9a&#10;U+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">
                <v:textbox>
                  <w:txbxContent>
                    <w:p w14:paraId="45687EB0" w14:textId="5EE20105" w:rsidR="005C5BDC" w:rsidRPr="007C4F2F" w:rsidRDefault="005C5BDC" w:rsidP="005C5BDC">
                      <w:pPr>
                        <w:jc w:val="center"/>
                        <w:rPr>
                          <w:sz w:val="20"/>
                          <w:szCs w:val="20"/>
                        </w:rPr>
                      </w:pPr>
                      <w:r w:rsidRPr="007C4F2F">
                        <w:rPr>
                          <w:sz w:val="20"/>
                          <w:szCs w:val="20"/>
                        </w:rPr>
                        <w:t xml:space="preserve">Figura </w:t>
                      </w:r>
                      <w:r w:rsidR="00E51C42">
                        <w:rPr>
                          <w:sz w:val="20"/>
                          <w:szCs w:val="20"/>
                        </w:rPr>
                        <w:t>97</w:t>
                      </w:r>
                      <w:r w:rsidRPr="007C4F2F">
                        <w:rPr>
                          <w:sz w:val="20"/>
                          <w:szCs w:val="20"/>
                        </w:rPr>
                        <w:t xml:space="preserve"> – </w:t>
                      </w:r>
                      <w:r w:rsidRPr="007C4F2F">
                        <w:rPr>
                          <w:color w:val="0D0D0D" w:themeColor="text1" w:themeTint="F2"/>
                          <w:sz w:val="20"/>
                          <w:szCs w:val="20"/>
                        </w:rPr>
                        <w:t>Tela:</w:t>
                      </w:r>
                      <w:r w:rsidR="00E51C42">
                        <w:rPr>
                          <w:color w:val="0D0D0D" w:themeColor="text1" w:themeTint="F2"/>
                          <w:sz w:val="20"/>
                          <w:szCs w:val="20"/>
                        </w:rPr>
                        <w:t xml:space="preserve"> Desempenho</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43296" behindDoc="0" locked="0" layoutInCell="1" allowOverlap="1" wp14:anchorId="0A099062" wp14:editId="2BF4AE49">
                <wp:simplePos x="0" y="0"/>
                <wp:positionH relativeFrom="column">
                  <wp:posOffset>2943225</wp:posOffset>
                </wp:positionH>
                <wp:positionV relativeFrom="paragraph">
                  <wp:posOffset>0</wp:posOffset>
                </wp:positionV>
                <wp:extent cx="2710800" cy="267335"/>
                <wp:effectExtent l="0" t="0" r="13970" b="18415"/>
                <wp:wrapTopAndBottom/>
                <wp:docPr id="79326148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00" cy="267335"/>
                        </a:xfrm>
                        <a:prstGeom prst="rect">
                          <a:avLst/>
                        </a:prstGeom>
                        <a:solidFill>
                          <a:srgbClr val="FFFFFF"/>
                        </a:solidFill>
                        <a:ln w="9525">
                          <a:solidFill>
                            <a:srgbClr val="000000"/>
                          </a:solidFill>
                          <a:miter lim="800000"/>
                          <a:headEnd/>
                          <a:tailEnd/>
                        </a:ln>
                      </wps:spPr>
                      <wps:txbx>
                        <w:txbxContent>
                          <w:p w14:paraId="6E6D63EE" w14:textId="1D499460" w:rsidR="005C5BDC" w:rsidRPr="007C4F2F" w:rsidRDefault="005C5BDC" w:rsidP="005C5BDC">
                            <w:pPr>
                              <w:jc w:val="center"/>
                              <w:rPr>
                                <w:sz w:val="20"/>
                                <w:szCs w:val="20"/>
                              </w:rPr>
                            </w:pPr>
                            <w:r w:rsidRPr="007C4F2F">
                              <w:rPr>
                                <w:sz w:val="20"/>
                                <w:szCs w:val="20"/>
                              </w:rPr>
                              <w:t xml:space="preserve">Figura </w:t>
                            </w:r>
                            <w:r w:rsidR="00E51C42">
                              <w:rPr>
                                <w:sz w:val="20"/>
                                <w:szCs w:val="20"/>
                              </w:rPr>
                              <w:t>98</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Perfil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99062" id="_x0000_s1155" type="#_x0000_t202" style="position:absolute;margin-left:231.75pt;margin-top:0;width:213.45pt;height:21.05pt;z-index:25234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">
                <v:textbox>
                  <w:txbxContent>
                    <w:p w14:paraId="6E6D63EE" w14:textId="1D499460" w:rsidR="005C5BDC" w:rsidRPr="007C4F2F" w:rsidRDefault="005C5BDC" w:rsidP="005C5BDC">
                      <w:pPr>
                        <w:jc w:val="center"/>
                        <w:rPr>
                          <w:sz w:val="20"/>
                          <w:szCs w:val="20"/>
                        </w:rPr>
                      </w:pPr>
                      <w:r w:rsidRPr="007C4F2F">
                        <w:rPr>
                          <w:sz w:val="20"/>
                          <w:szCs w:val="20"/>
                        </w:rPr>
                        <w:t xml:space="preserve">Figura </w:t>
                      </w:r>
                      <w:r w:rsidR="00E51C42">
                        <w:rPr>
                          <w:sz w:val="20"/>
                          <w:szCs w:val="20"/>
                        </w:rPr>
                        <w:t>98</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Perfil</w:t>
                      </w:r>
                    </w:p>
                  </w:txbxContent>
                </v:textbox>
                <w10:wrap type="topAndBottom"/>
              </v:shape>
            </w:pict>
          </mc:Fallback>
        </mc:AlternateContent>
      </w:r>
    </w:p>
    <w:p w14:paraId="5137F4DF" w14:textId="27BA8E1A" w:rsidR="005C5BDC" w:rsidRDefault="00045654" w:rsidP="005C5BDC">
      <w:pPr>
        <w:contextualSpacing/>
        <w:jc w:val="left"/>
        <w:rPr>
          <w:noProof/>
        </w:rPr>
      </w:pPr>
      <w:r>
        <w:rPr>
          <w:noProof/>
        </w:rPr>
        <w:drawing>
          <wp:anchor distT="0" distB="0" distL="114300" distR="114300" simplePos="0" relativeHeight="251624416" behindDoc="0" locked="0" layoutInCell="1" allowOverlap="1" wp14:anchorId="46776235" wp14:editId="6AF8CAF5">
            <wp:simplePos x="0" y="0"/>
            <wp:positionH relativeFrom="column">
              <wp:posOffset>2945955</wp:posOffset>
            </wp:positionH>
            <wp:positionV relativeFrom="paragraph">
              <wp:posOffset>522434</wp:posOffset>
            </wp:positionV>
            <wp:extent cx="2700000" cy="2026800"/>
            <wp:effectExtent l="0" t="0" r="5715" b="0"/>
            <wp:wrapTopAndBottom/>
            <wp:docPr id="1048165595" name="Imagem 1048165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700000" cy="202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1C42">
        <w:rPr>
          <w:noProof/>
        </w:rPr>
        <w:drawing>
          <wp:anchor distT="0" distB="0" distL="114300" distR="114300" simplePos="0" relativeHeight="251625441" behindDoc="0" locked="0" layoutInCell="1" allowOverlap="1" wp14:anchorId="2C6F0551" wp14:editId="1A762DD7">
            <wp:simplePos x="0" y="0"/>
            <wp:positionH relativeFrom="column">
              <wp:posOffset>107220</wp:posOffset>
            </wp:positionH>
            <wp:positionV relativeFrom="paragraph">
              <wp:posOffset>515611</wp:posOffset>
            </wp:positionV>
            <wp:extent cx="2705735" cy="2026285"/>
            <wp:effectExtent l="0" t="0" r="0" b="0"/>
            <wp:wrapTopAndBottom/>
            <wp:docPr id="1048165594" name="Imagem 1048165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705735" cy="2026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9FC8E" w14:textId="77777777" w:rsidR="005C5BDC" w:rsidRDefault="005C5BDC" w:rsidP="005C5BDC">
      <w:pPr>
        <w:tabs>
          <w:tab w:val="left" w:pos="1725"/>
        </w:tabs>
        <w:contextualSpacing/>
        <w:jc w:val="left"/>
        <w:rPr>
          <w:noProof/>
        </w:rPr>
      </w:pPr>
    </w:p>
    <w:p w14:paraId="7C1ACE51" w14:textId="356BE245" w:rsidR="005C5BDC" w:rsidRDefault="00045654" w:rsidP="005C5BDC">
      <w:pPr>
        <w:tabs>
          <w:tab w:val="left" w:pos="1725"/>
        </w:tabs>
        <w:contextualSpacing/>
        <w:jc w:val="left"/>
        <w:rPr>
          <w:noProof/>
        </w:rPr>
      </w:pPr>
      <w:r>
        <w:rPr>
          <w:noProof/>
        </w:rPr>
        <w:drawing>
          <wp:anchor distT="0" distB="0" distL="114300" distR="114300" simplePos="0" relativeHeight="251623391" behindDoc="0" locked="0" layoutInCell="1" allowOverlap="1" wp14:anchorId="06E1EC8A" wp14:editId="0EA90DF3">
            <wp:simplePos x="0" y="0"/>
            <wp:positionH relativeFrom="column">
              <wp:posOffset>113665</wp:posOffset>
            </wp:positionH>
            <wp:positionV relativeFrom="paragraph">
              <wp:posOffset>621504</wp:posOffset>
            </wp:positionV>
            <wp:extent cx="2699385" cy="2026285"/>
            <wp:effectExtent l="0" t="0" r="5715" b="0"/>
            <wp:wrapTopAndBottom/>
            <wp:docPr id="1048165596" name="Imagem 1048165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2366" behindDoc="0" locked="0" layoutInCell="1" allowOverlap="1" wp14:anchorId="74B8975B" wp14:editId="06D4418B">
            <wp:simplePos x="0" y="0"/>
            <wp:positionH relativeFrom="column">
              <wp:posOffset>2959100</wp:posOffset>
            </wp:positionH>
            <wp:positionV relativeFrom="paragraph">
              <wp:posOffset>608330</wp:posOffset>
            </wp:positionV>
            <wp:extent cx="2699385" cy="2026285"/>
            <wp:effectExtent l="0" t="0" r="5715" b="0"/>
            <wp:wrapTopAndBottom/>
            <wp:docPr id="1048165597" name="Imagem 1048165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699385" cy="2026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346368" behindDoc="0" locked="0" layoutInCell="1" allowOverlap="1" wp14:anchorId="746FB481" wp14:editId="4CBD4529">
                <wp:simplePos x="0" y="0"/>
                <wp:positionH relativeFrom="column">
                  <wp:posOffset>104140</wp:posOffset>
                </wp:positionH>
                <wp:positionV relativeFrom="paragraph">
                  <wp:posOffset>362585</wp:posOffset>
                </wp:positionV>
                <wp:extent cx="2705735" cy="260350"/>
                <wp:effectExtent l="0" t="0" r="18415" b="25400"/>
                <wp:wrapTopAndBottom/>
                <wp:docPr id="7932614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60350"/>
                        </a:xfrm>
                        <a:prstGeom prst="rect">
                          <a:avLst/>
                        </a:prstGeom>
                        <a:solidFill>
                          <a:srgbClr val="FFFFFF"/>
                        </a:solidFill>
                        <a:ln w="9525">
                          <a:solidFill>
                            <a:srgbClr val="000000"/>
                          </a:solidFill>
                          <a:miter lim="800000"/>
                          <a:headEnd/>
                          <a:tailEnd/>
                        </a:ln>
                      </wps:spPr>
                      <wps:txbx>
                        <w:txbxContent>
                          <w:p w14:paraId="08548525" w14:textId="17EA255B" w:rsidR="005C5BDC" w:rsidRPr="007C4F2F" w:rsidRDefault="005C5BDC" w:rsidP="005C5BDC">
                            <w:pPr>
                              <w:jc w:val="center"/>
                              <w:rPr>
                                <w:sz w:val="20"/>
                                <w:szCs w:val="20"/>
                              </w:rPr>
                            </w:pPr>
                            <w:r w:rsidRPr="007C4F2F">
                              <w:rPr>
                                <w:sz w:val="20"/>
                                <w:szCs w:val="20"/>
                              </w:rPr>
                              <w:t xml:space="preserve">Figura </w:t>
                            </w:r>
                            <w:r w:rsidR="00E51C42">
                              <w:rPr>
                                <w:sz w:val="20"/>
                                <w:szCs w:val="20"/>
                              </w:rPr>
                              <w:t>101</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Texto de 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FB481" id="_x0000_s1156" type="#_x0000_t202" style="position:absolute;margin-left:8.2pt;margin-top:28.55pt;width:213.05pt;height:20.5pt;z-index:25234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">
                <v:textbox>
                  <w:txbxContent>
                    <w:p w14:paraId="08548525" w14:textId="17EA255B" w:rsidR="005C5BDC" w:rsidRPr="007C4F2F" w:rsidRDefault="005C5BDC" w:rsidP="005C5BDC">
                      <w:pPr>
                        <w:jc w:val="center"/>
                        <w:rPr>
                          <w:sz w:val="20"/>
                          <w:szCs w:val="20"/>
                        </w:rPr>
                      </w:pPr>
                      <w:r w:rsidRPr="007C4F2F">
                        <w:rPr>
                          <w:sz w:val="20"/>
                          <w:szCs w:val="20"/>
                        </w:rPr>
                        <w:t xml:space="preserve">Figura </w:t>
                      </w:r>
                      <w:r w:rsidR="00E51C42">
                        <w:rPr>
                          <w:sz w:val="20"/>
                          <w:szCs w:val="20"/>
                        </w:rPr>
                        <w:t>101</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Texto de 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347392" behindDoc="0" locked="0" layoutInCell="1" allowOverlap="1" wp14:anchorId="74A92E65" wp14:editId="141308FE">
                <wp:simplePos x="0" y="0"/>
                <wp:positionH relativeFrom="column">
                  <wp:posOffset>2943225</wp:posOffset>
                </wp:positionH>
                <wp:positionV relativeFrom="paragraph">
                  <wp:posOffset>361546</wp:posOffset>
                </wp:positionV>
                <wp:extent cx="2705735" cy="258618"/>
                <wp:effectExtent l="0" t="0" r="18415" b="27305"/>
                <wp:wrapTopAndBottom/>
                <wp:docPr id="79326148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58618"/>
                        </a:xfrm>
                        <a:prstGeom prst="rect">
                          <a:avLst/>
                        </a:prstGeom>
                        <a:solidFill>
                          <a:srgbClr val="FFFFFF"/>
                        </a:solidFill>
                        <a:ln w="9525">
                          <a:solidFill>
                            <a:srgbClr val="000000"/>
                          </a:solidFill>
                          <a:miter lim="800000"/>
                          <a:headEnd/>
                          <a:tailEnd/>
                        </a:ln>
                      </wps:spPr>
                      <wps:txbx>
                        <w:txbxContent>
                          <w:p w14:paraId="53BFA2F4" w14:textId="73A309E1" w:rsidR="005C5BDC" w:rsidRPr="007C4F2F" w:rsidRDefault="005C5BDC" w:rsidP="005C5BDC">
                            <w:pPr>
                              <w:jc w:val="center"/>
                              <w:rPr>
                                <w:sz w:val="20"/>
                                <w:szCs w:val="20"/>
                              </w:rPr>
                            </w:pPr>
                            <w:r w:rsidRPr="007C4F2F">
                              <w:rPr>
                                <w:sz w:val="20"/>
                                <w:szCs w:val="20"/>
                              </w:rPr>
                              <w:t xml:space="preserve">Figura </w:t>
                            </w:r>
                            <w:r w:rsidR="00E51C42">
                              <w:rPr>
                                <w:sz w:val="20"/>
                                <w:szCs w:val="20"/>
                              </w:rPr>
                              <w:t>102</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Digitar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92E65" id="_x0000_s1157" type="#_x0000_t202" style="position:absolute;margin-left:231.75pt;margin-top:28.45pt;width:213.05pt;height:20.35pt;z-index:25234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">
                <v:textbox>
                  <w:txbxContent>
                    <w:p w14:paraId="53BFA2F4" w14:textId="73A309E1" w:rsidR="005C5BDC" w:rsidRPr="007C4F2F" w:rsidRDefault="005C5BDC" w:rsidP="005C5BDC">
                      <w:pPr>
                        <w:jc w:val="center"/>
                        <w:rPr>
                          <w:sz w:val="20"/>
                          <w:szCs w:val="20"/>
                        </w:rPr>
                      </w:pPr>
                      <w:r w:rsidRPr="007C4F2F">
                        <w:rPr>
                          <w:sz w:val="20"/>
                          <w:szCs w:val="20"/>
                        </w:rPr>
                        <w:t xml:space="preserve">Figura </w:t>
                      </w:r>
                      <w:r w:rsidR="00E51C42">
                        <w:rPr>
                          <w:sz w:val="20"/>
                          <w:szCs w:val="20"/>
                        </w:rPr>
                        <w:t>102</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Digitar redação</w:t>
                      </w:r>
                    </w:p>
                  </w:txbxContent>
                </v:textbox>
                <w10:wrap type="topAndBottom"/>
              </v:shape>
            </w:pict>
          </mc:Fallback>
        </mc:AlternateContent>
      </w:r>
    </w:p>
    <w:p w14:paraId="2B69E77F" w14:textId="77777777" w:rsidR="005C5BDC" w:rsidRDefault="005C5BDC" w:rsidP="005C5BDC">
      <w:pPr>
        <w:tabs>
          <w:tab w:val="left" w:pos="1725"/>
        </w:tabs>
        <w:contextualSpacing/>
        <w:jc w:val="left"/>
        <w:rPr>
          <w:noProof/>
        </w:rPr>
      </w:pPr>
    </w:p>
    <w:p w14:paraId="18E2C689" w14:textId="77777777" w:rsidR="005C5BDC" w:rsidRDefault="005C5BDC" w:rsidP="005C5BDC">
      <w:pPr>
        <w:spacing w:after="0"/>
        <w:contextualSpacing/>
        <w:jc w:val="center"/>
      </w:pPr>
      <w:r>
        <w:rPr>
          <w:b/>
          <w:bCs/>
        </w:rPr>
        <w:t xml:space="preserve">Fonte: </w:t>
      </w:r>
      <w:r w:rsidRPr="001E2AF2">
        <w:t>Elaboração Própria</w:t>
      </w:r>
      <w:r>
        <w:br w:type="page"/>
      </w:r>
    </w:p>
    <w:p w14:paraId="4EE72F9D" w14:textId="13374D04" w:rsidR="005C5BDC" w:rsidRPr="00643587" w:rsidRDefault="00476F13" w:rsidP="005C5BDC">
      <w:pPr>
        <w:spacing w:after="0"/>
        <w:contextualSpacing/>
        <w:jc w:val="left"/>
        <w:rPr>
          <w:b/>
          <w:bCs/>
        </w:rPr>
      </w:pPr>
      <w:r>
        <w:rPr>
          <w:noProof/>
        </w:rPr>
        <w:drawing>
          <wp:anchor distT="0" distB="0" distL="114300" distR="114300" simplePos="0" relativeHeight="251618266" behindDoc="0" locked="0" layoutInCell="1" allowOverlap="1" wp14:anchorId="7482296E" wp14:editId="2864DFA9">
            <wp:simplePos x="0" y="0"/>
            <wp:positionH relativeFrom="column">
              <wp:posOffset>2952778</wp:posOffset>
            </wp:positionH>
            <wp:positionV relativeFrom="paragraph">
              <wp:posOffset>3150671</wp:posOffset>
            </wp:positionV>
            <wp:extent cx="2699385" cy="2037080"/>
            <wp:effectExtent l="0" t="0" r="5715" b="1270"/>
            <wp:wrapTopAndBottom/>
            <wp:docPr id="1048165601" name="Imagem 1048165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699385"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9291" behindDoc="0" locked="0" layoutInCell="1" allowOverlap="1" wp14:anchorId="7B8BA6BB" wp14:editId="4B925417">
            <wp:simplePos x="0" y="0"/>
            <wp:positionH relativeFrom="column">
              <wp:posOffset>106680</wp:posOffset>
            </wp:positionH>
            <wp:positionV relativeFrom="paragraph">
              <wp:posOffset>3143250</wp:posOffset>
            </wp:positionV>
            <wp:extent cx="2699385" cy="2037080"/>
            <wp:effectExtent l="0" t="0" r="5715" b="1270"/>
            <wp:wrapTopAndBottom/>
            <wp:docPr id="1048165600" name="Imagem 1048165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699385"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351488" behindDoc="0" locked="0" layoutInCell="1" allowOverlap="1" wp14:anchorId="0A67CD5C" wp14:editId="34E5A5DD">
                <wp:simplePos x="0" y="0"/>
                <wp:positionH relativeFrom="column">
                  <wp:posOffset>2943225</wp:posOffset>
                </wp:positionH>
                <wp:positionV relativeFrom="paragraph">
                  <wp:posOffset>2895761</wp:posOffset>
                </wp:positionV>
                <wp:extent cx="2705735" cy="259080"/>
                <wp:effectExtent l="0" t="0" r="18415" b="26670"/>
                <wp:wrapTopAndBottom/>
                <wp:docPr id="79326149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59080"/>
                        </a:xfrm>
                        <a:prstGeom prst="rect">
                          <a:avLst/>
                        </a:prstGeom>
                        <a:solidFill>
                          <a:srgbClr val="FFFFFF"/>
                        </a:solidFill>
                        <a:ln w="9525">
                          <a:solidFill>
                            <a:srgbClr val="000000"/>
                          </a:solidFill>
                          <a:miter lim="800000"/>
                          <a:headEnd/>
                          <a:tailEnd/>
                        </a:ln>
                      </wps:spPr>
                      <wps:txbx>
                        <w:txbxContent>
                          <w:p w14:paraId="6CB96A86" w14:textId="3FD9C1C6" w:rsidR="005C5BDC" w:rsidRPr="007C4F2F" w:rsidRDefault="005C5BDC" w:rsidP="005C5BDC">
                            <w:pPr>
                              <w:jc w:val="center"/>
                              <w:rPr>
                                <w:sz w:val="20"/>
                                <w:szCs w:val="20"/>
                              </w:rPr>
                            </w:pPr>
                            <w:r w:rsidRPr="007C4F2F">
                              <w:rPr>
                                <w:sz w:val="20"/>
                                <w:szCs w:val="20"/>
                              </w:rPr>
                              <w:t xml:space="preserve">Figura </w:t>
                            </w:r>
                            <w:r w:rsidR="00045654">
                              <w:rPr>
                                <w:sz w:val="20"/>
                                <w:szCs w:val="20"/>
                              </w:rPr>
                              <w:t>106</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Histórico de 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7CD5C" id="_x0000_s1158" type="#_x0000_t202" style="position:absolute;margin-left:231.75pt;margin-top:228pt;width:213.05pt;height:20.4pt;z-index:25235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">
                <v:textbox>
                  <w:txbxContent>
                    <w:p w14:paraId="6CB96A86" w14:textId="3FD9C1C6" w:rsidR="005C5BDC" w:rsidRPr="007C4F2F" w:rsidRDefault="005C5BDC" w:rsidP="005C5BDC">
                      <w:pPr>
                        <w:jc w:val="center"/>
                        <w:rPr>
                          <w:sz w:val="20"/>
                          <w:szCs w:val="20"/>
                        </w:rPr>
                      </w:pPr>
                      <w:r w:rsidRPr="007C4F2F">
                        <w:rPr>
                          <w:sz w:val="20"/>
                          <w:szCs w:val="20"/>
                        </w:rPr>
                        <w:t xml:space="preserve">Figura </w:t>
                      </w:r>
                      <w:r w:rsidR="00045654">
                        <w:rPr>
                          <w:sz w:val="20"/>
                          <w:szCs w:val="20"/>
                        </w:rPr>
                        <w:t>106</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Histórico de redações</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350464" behindDoc="0" locked="0" layoutInCell="1" allowOverlap="1" wp14:anchorId="360AE0DB" wp14:editId="42890B9A">
                <wp:simplePos x="0" y="0"/>
                <wp:positionH relativeFrom="column">
                  <wp:posOffset>106680</wp:posOffset>
                </wp:positionH>
                <wp:positionV relativeFrom="paragraph">
                  <wp:posOffset>2898140</wp:posOffset>
                </wp:positionV>
                <wp:extent cx="2705735" cy="259200"/>
                <wp:effectExtent l="0" t="0" r="18415" b="26670"/>
                <wp:wrapTopAndBottom/>
                <wp:docPr id="79326149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259200"/>
                        </a:xfrm>
                        <a:prstGeom prst="rect">
                          <a:avLst/>
                        </a:prstGeom>
                        <a:solidFill>
                          <a:srgbClr val="FFFFFF"/>
                        </a:solidFill>
                        <a:ln w="9525">
                          <a:solidFill>
                            <a:srgbClr val="000000"/>
                          </a:solidFill>
                          <a:miter lim="800000"/>
                          <a:headEnd/>
                          <a:tailEnd/>
                        </a:ln>
                      </wps:spPr>
                      <wps:txbx>
                        <w:txbxContent>
                          <w:p w14:paraId="3504393B" w14:textId="4BC58938" w:rsidR="005C5BDC" w:rsidRPr="007C4F2F" w:rsidRDefault="005C5BDC" w:rsidP="005C5BDC">
                            <w:pPr>
                              <w:jc w:val="center"/>
                              <w:rPr>
                                <w:sz w:val="20"/>
                                <w:szCs w:val="20"/>
                              </w:rPr>
                            </w:pPr>
                            <w:r w:rsidRPr="007C4F2F">
                              <w:rPr>
                                <w:sz w:val="20"/>
                                <w:szCs w:val="20"/>
                              </w:rPr>
                              <w:t xml:space="preserve">Figura </w:t>
                            </w:r>
                            <w:r w:rsidR="00045654">
                              <w:rPr>
                                <w:sz w:val="20"/>
                                <w:szCs w:val="20"/>
                              </w:rPr>
                              <w:t>105</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IA Corrigindo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AE0DB" id="_x0000_s1159" type="#_x0000_t202" style="position:absolute;margin-left:8.4pt;margin-top:228.2pt;width:213.05pt;height:20.4pt;z-index:25235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">
                <v:textbox>
                  <w:txbxContent>
                    <w:p w14:paraId="3504393B" w14:textId="4BC58938" w:rsidR="005C5BDC" w:rsidRPr="007C4F2F" w:rsidRDefault="005C5BDC" w:rsidP="005C5BDC">
                      <w:pPr>
                        <w:jc w:val="center"/>
                        <w:rPr>
                          <w:sz w:val="20"/>
                          <w:szCs w:val="20"/>
                        </w:rPr>
                      </w:pPr>
                      <w:r w:rsidRPr="007C4F2F">
                        <w:rPr>
                          <w:sz w:val="20"/>
                          <w:szCs w:val="20"/>
                        </w:rPr>
                        <w:t xml:space="preserve">Figura </w:t>
                      </w:r>
                      <w:r w:rsidR="00045654">
                        <w:rPr>
                          <w:sz w:val="20"/>
                          <w:szCs w:val="20"/>
                        </w:rPr>
                        <w:t>105</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IA Corrigindo</w:t>
                      </w:r>
                    </w:p>
                  </w:txbxContent>
                </v:textbox>
                <w10:wrap type="topAndBottom"/>
              </v:shape>
            </w:pict>
          </mc:Fallback>
        </mc:AlternateContent>
      </w:r>
      <w:r w:rsidR="00045654">
        <w:rPr>
          <w:noProof/>
        </w:rPr>
        <w:drawing>
          <wp:anchor distT="0" distB="0" distL="114300" distR="114300" simplePos="0" relativeHeight="251620316" behindDoc="0" locked="0" layoutInCell="1" allowOverlap="1" wp14:anchorId="50603A9A" wp14:editId="5A7DF885">
            <wp:simplePos x="0" y="0"/>
            <wp:positionH relativeFrom="column">
              <wp:posOffset>2952589</wp:posOffset>
            </wp:positionH>
            <wp:positionV relativeFrom="paragraph">
              <wp:posOffset>461645</wp:posOffset>
            </wp:positionV>
            <wp:extent cx="2700000" cy="2037080"/>
            <wp:effectExtent l="0" t="0" r="5715" b="1270"/>
            <wp:wrapTopAndBottom/>
            <wp:docPr id="1048165599" name="Imagem 1048165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700000"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045654">
        <w:rPr>
          <w:noProof/>
        </w:rPr>
        <w:drawing>
          <wp:anchor distT="0" distB="0" distL="114300" distR="114300" simplePos="0" relativeHeight="251621341" behindDoc="0" locked="0" layoutInCell="1" allowOverlap="1" wp14:anchorId="713F5094" wp14:editId="408660F9">
            <wp:simplePos x="0" y="0"/>
            <wp:positionH relativeFrom="column">
              <wp:posOffset>100396</wp:posOffset>
            </wp:positionH>
            <wp:positionV relativeFrom="paragraph">
              <wp:posOffset>462062</wp:posOffset>
            </wp:positionV>
            <wp:extent cx="2719383" cy="2037080"/>
            <wp:effectExtent l="0" t="0" r="5080" b="1270"/>
            <wp:wrapTopAndBottom/>
            <wp:docPr id="1048165598" name="Imagem 1048165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719383"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045654" w:rsidRPr="0097042C">
        <w:rPr>
          <w:b/>
          <w:bCs/>
          <w:noProof/>
        </w:rPr>
        <mc:AlternateContent>
          <mc:Choice Requires="wps">
            <w:drawing>
              <wp:anchor distT="45720" distB="45720" distL="114300" distR="114300" simplePos="0" relativeHeight="252348416" behindDoc="0" locked="0" layoutInCell="1" allowOverlap="1" wp14:anchorId="6DDE9CB7" wp14:editId="6D6CF52E">
                <wp:simplePos x="0" y="0"/>
                <wp:positionH relativeFrom="column">
                  <wp:posOffset>100330</wp:posOffset>
                </wp:positionH>
                <wp:positionV relativeFrom="paragraph">
                  <wp:posOffset>0</wp:posOffset>
                </wp:positionV>
                <wp:extent cx="2707005" cy="468000"/>
                <wp:effectExtent l="0" t="0" r="17145" b="27305"/>
                <wp:wrapTopAndBottom/>
                <wp:docPr id="7932614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468000"/>
                        </a:xfrm>
                        <a:prstGeom prst="rect">
                          <a:avLst/>
                        </a:prstGeom>
                        <a:solidFill>
                          <a:srgbClr val="FFFFFF"/>
                        </a:solidFill>
                        <a:ln w="9525">
                          <a:solidFill>
                            <a:srgbClr val="000000"/>
                          </a:solidFill>
                          <a:miter lim="800000"/>
                          <a:headEnd/>
                          <a:tailEnd/>
                        </a:ln>
                      </wps:spPr>
                      <wps:txbx>
                        <w:txbxContent>
                          <w:p w14:paraId="6D79960F" w14:textId="13C606D2" w:rsidR="005C5BDC" w:rsidRPr="007C4F2F" w:rsidRDefault="005C5BDC" w:rsidP="005C5BDC">
                            <w:pPr>
                              <w:jc w:val="center"/>
                              <w:rPr>
                                <w:sz w:val="20"/>
                                <w:szCs w:val="20"/>
                              </w:rPr>
                            </w:pPr>
                            <w:r w:rsidRPr="007C4F2F">
                              <w:rPr>
                                <w:sz w:val="20"/>
                                <w:szCs w:val="20"/>
                              </w:rPr>
                              <w:t xml:space="preserve">Figura </w:t>
                            </w:r>
                            <w:r w:rsidR="00045654">
                              <w:rPr>
                                <w:sz w:val="20"/>
                                <w:szCs w:val="20"/>
                              </w:rPr>
                              <w:t>103</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Selecionar arquivo de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E9CB7" id="_x0000_s1160" type="#_x0000_t202" style="position:absolute;margin-left:7.9pt;margin-top:0;width:213.15pt;height:36.85pt;z-index:25234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">
                <v:textbox>
                  <w:txbxContent>
                    <w:p w14:paraId="6D79960F" w14:textId="13C606D2" w:rsidR="005C5BDC" w:rsidRPr="007C4F2F" w:rsidRDefault="005C5BDC" w:rsidP="005C5BDC">
                      <w:pPr>
                        <w:jc w:val="center"/>
                        <w:rPr>
                          <w:sz w:val="20"/>
                          <w:szCs w:val="20"/>
                        </w:rPr>
                      </w:pPr>
                      <w:r w:rsidRPr="007C4F2F">
                        <w:rPr>
                          <w:sz w:val="20"/>
                          <w:szCs w:val="20"/>
                        </w:rPr>
                        <w:t xml:space="preserve">Figura </w:t>
                      </w:r>
                      <w:r w:rsidR="00045654">
                        <w:rPr>
                          <w:sz w:val="20"/>
                          <w:szCs w:val="20"/>
                        </w:rPr>
                        <w:t>103</w:t>
                      </w:r>
                      <w:r w:rsidRPr="007C4F2F">
                        <w:rPr>
                          <w:sz w:val="20"/>
                          <w:szCs w:val="20"/>
                        </w:rPr>
                        <w:t xml:space="preserve"> – </w:t>
                      </w:r>
                      <w:r w:rsidRPr="007C4F2F">
                        <w:rPr>
                          <w:color w:val="0D0D0D" w:themeColor="text1" w:themeTint="F2"/>
                          <w:sz w:val="20"/>
                          <w:szCs w:val="20"/>
                        </w:rPr>
                        <w:t xml:space="preserve">Tela: </w:t>
                      </w:r>
                      <w:r w:rsidR="00045654">
                        <w:rPr>
                          <w:color w:val="0D0D0D" w:themeColor="text1" w:themeTint="F2"/>
                          <w:sz w:val="20"/>
                          <w:szCs w:val="20"/>
                        </w:rPr>
                        <w:t>Selecionar arquivo de redação</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49440" behindDoc="0" locked="0" layoutInCell="1" allowOverlap="1" wp14:anchorId="794029D7" wp14:editId="56BF9ECC">
                <wp:simplePos x="0" y="0"/>
                <wp:positionH relativeFrom="column">
                  <wp:posOffset>2943225</wp:posOffset>
                </wp:positionH>
                <wp:positionV relativeFrom="paragraph">
                  <wp:posOffset>0</wp:posOffset>
                </wp:positionV>
                <wp:extent cx="2705735" cy="468000"/>
                <wp:effectExtent l="0" t="0" r="18415" b="27305"/>
                <wp:wrapTopAndBottom/>
                <wp:docPr id="79326149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8000"/>
                        </a:xfrm>
                        <a:prstGeom prst="rect">
                          <a:avLst/>
                        </a:prstGeom>
                        <a:solidFill>
                          <a:srgbClr val="FFFFFF"/>
                        </a:solidFill>
                        <a:ln w="9525">
                          <a:solidFill>
                            <a:srgbClr val="000000"/>
                          </a:solidFill>
                          <a:miter lim="800000"/>
                          <a:headEnd/>
                          <a:tailEnd/>
                        </a:ln>
                      </wps:spPr>
                      <wps:txbx>
                        <w:txbxContent>
                          <w:p w14:paraId="53A653C7" w14:textId="23FAB448" w:rsidR="005C5BDC" w:rsidRPr="007C4F2F" w:rsidRDefault="005C5BDC" w:rsidP="005C5BDC">
                            <w:pPr>
                              <w:jc w:val="center"/>
                              <w:rPr>
                                <w:sz w:val="20"/>
                                <w:szCs w:val="20"/>
                              </w:rPr>
                            </w:pPr>
                            <w:r w:rsidRPr="007C4F2F">
                              <w:rPr>
                                <w:sz w:val="20"/>
                                <w:szCs w:val="20"/>
                              </w:rPr>
                              <w:t xml:space="preserve">Figura </w:t>
                            </w:r>
                            <w:r w:rsidR="00045654">
                              <w:rPr>
                                <w:sz w:val="20"/>
                                <w:szCs w:val="20"/>
                              </w:rPr>
                              <w:t>104</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C</w:t>
                            </w:r>
                            <w:r w:rsidR="00045654">
                              <w:rPr>
                                <w:color w:val="0D0D0D" w:themeColor="text1" w:themeTint="F2"/>
                                <w:sz w:val="20"/>
                                <w:szCs w:val="20"/>
                              </w:rPr>
                              <w:t>ontinuar redação salva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029D7" id="_x0000_s1161" type="#_x0000_t202" style="position:absolute;margin-left:231.75pt;margin-top:0;width:213.05pt;height:36.85pt;z-index:25234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">
                <v:textbox>
                  <w:txbxContent>
                    <w:p w14:paraId="53A653C7" w14:textId="23FAB448" w:rsidR="005C5BDC" w:rsidRPr="007C4F2F" w:rsidRDefault="005C5BDC" w:rsidP="005C5BDC">
                      <w:pPr>
                        <w:jc w:val="center"/>
                        <w:rPr>
                          <w:sz w:val="20"/>
                          <w:szCs w:val="20"/>
                        </w:rPr>
                      </w:pPr>
                      <w:r w:rsidRPr="007C4F2F">
                        <w:rPr>
                          <w:sz w:val="20"/>
                          <w:szCs w:val="20"/>
                        </w:rPr>
                        <w:t xml:space="preserve">Figura </w:t>
                      </w:r>
                      <w:r w:rsidR="00045654">
                        <w:rPr>
                          <w:sz w:val="20"/>
                          <w:szCs w:val="20"/>
                        </w:rPr>
                        <w:t>104</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C</w:t>
                      </w:r>
                      <w:r w:rsidR="00045654">
                        <w:rPr>
                          <w:color w:val="0D0D0D" w:themeColor="text1" w:themeTint="F2"/>
                          <w:sz w:val="20"/>
                          <w:szCs w:val="20"/>
                        </w:rPr>
                        <w:t>ontinuar redação salva</w:t>
                      </w:r>
                    </w:p>
                  </w:txbxContent>
                </v:textbox>
                <w10:wrap type="topAndBottom"/>
              </v:shape>
            </w:pict>
          </mc:Fallback>
        </mc:AlternateContent>
      </w:r>
    </w:p>
    <w:p w14:paraId="161A7C92" w14:textId="6BF237FB" w:rsidR="005C5BDC" w:rsidRDefault="005C5BDC" w:rsidP="005C5BDC">
      <w:pPr>
        <w:contextualSpacing/>
        <w:jc w:val="left"/>
        <w:rPr>
          <w:noProof/>
        </w:rPr>
      </w:pPr>
    </w:p>
    <w:p w14:paraId="11299B0C" w14:textId="51DDEC9B" w:rsidR="005C5BDC" w:rsidRDefault="00476F13" w:rsidP="005C5BDC">
      <w:pPr>
        <w:tabs>
          <w:tab w:val="left" w:pos="1725"/>
        </w:tabs>
        <w:contextualSpacing/>
        <w:jc w:val="left"/>
        <w:rPr>
          <w:noProof/>
        </w:rPr>
      </w:pPr>
      <w:r>
        <w:rPr>
          <w:noProof/>
        </w:rPr>
        <w:drawing>
          <wp:anchor distT="0" distB="0" distL="114300" distR="114300" simplePos="0" relativeHeight="251616216" behindDoc="0" locked="0" layoutInCell="1" allowOverlap="1" wp14:anchorId="192C0D4B" wp14:editId="47278251">
            <wp:simplePos x="0" y="0"/>
            <wp:positionH relativeFrom="column">
              <wp:posOffset>3000546</wp:posOffset>
            </wp:positionH>
            <wp:positionV relativeFrom="paragraph">
              <wp:posOffset>694880</wp:posOffset>
            </wp:positionV>
            <wp:extent cx="2700000" cy="2037600"/>
            <wp:effectExtent l="0" t="0" r="5715" b="1270"/>
            <wp:wrapTopAndBottom/>
            <wp:docPr id="1048165604" name="Imagem 1048165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54">
                      <a:extLst>
                        <a:ext uri="{28A0092B-C50C-407E-A947-70E740481C1C}">
                          <a14:useLocalDpi xmlns:a14="http://schemas.microsoft.com/office/drawing/2010/main" val="0"/>
                        </a:ext>
                      </a:extLst>
                    </a:blip>
                    <a:srcRect t="7502"/>
                    <a:stretch/>
                  </pic:blipFill>
                  <pic:spPr bwMode="auto">
                    <a:xfrm>
                      <a:off x="0" y="0"/>
                      <a:ext cx="2700000" cy="2037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7241" behindDoc="0" locked="0" layoutInCell="1" allowOverlap="1" wp14:anchorId="40C8637F" wp14:editId="18FEF817">
            <wp:simplePos x="0" y="0"/>
            <wp:positionH relativeFrom="column">
              <wp:posOffset>120868</wp:posOffset>
            </wp:positionH>
            <wp:positionV relativeFrom="paragraph">
              <wp:posOffset>688056</wp:posOffset>
            </wp:positionV>
            <wp:extent cx="2700000" cy="2037080"/>
            <wp:effectExtent l="0" t="0" r="5715" b="1270"/>
            <wp:wrapTopAndBottom/>
            <wp:docPr id="1048165603" name="Imagem 1048165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00000"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53536" behindDoc="0" locked="0" layoutInCell="1" allowOverlap="1" wp14:anchorId="2E0D706C" wp14:editId="3CB99011">
                <wp:simplePos x="0" y="0"/>
                <wp:positionH relativeFrom="column">
                  <wp:posOffset>2988945</wp:posOffset>
                </wp:positionH>
                <wp:positionV relativeFrom="paragraph">
                  <wp:posOffset>229539</wp:posOffset>
                </wp:positionV>
                <wp:extent cx="2705735" cy="467995"/>
                <wp:effectExtent l="0" t="0" r="18415" b="27305"/>
                <wp:wrapTopAndBottom/>
                <wp:docPr id="7932614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7995"/>
                        </a:xfrm>
                        <a:prstGeom prst="rect">
                          <a:avLst/>
                        </a:prstGeom>
                        <a:solidFill>
                          <a:srgbClr val="FFFFFF"/>
                        </a:solidFill>
                        <a:ln w="9525">
                          <a:solidFill>
                            <a:srgbClr val="000000"/>
                          </a:solidFill>
                          <a:miter lim="800000"/>
                          <a:headEnd/>
                          <a:tailEnd/>
                        </a:ln>
                      </wps:spPr>
                      <wps:txbx>
                        <w:txbxContent>
                          <w:p w14:paraId="376B34D5" w14:textId="2E5841C6" w:rsidR="005C5BDC" w:rsidRPr="007C4F2F" w:rsidRDefault="005C5BDC" w:rsidP="005C5BDC">
                            <w:pPr>
                              <w:jc w:val="center"/>
                              <w:rPr>
                                <w:sz w:val="20"/>
                                <w:szCs w:val="20"/>
                              </w:rPr>
                            </w:pPr>
                            <w:r w:rsidRPr="007C4F2F">
                              <w:rPr>
                                <w:sz w:val="20"/>
                                <w:szCs w:val="20"/>
                              </w:rPr>
                              <w:t xml:space="preserve">Figura </w:t>
                            </w:r>
                            <w:r w:rsidR="00045654">
                              <w:rPr>
                                <w:sz w:val="20"/>
                                <w:szCs w:val="20"/>
                              </w:rPr>
                              <w:t>108</w:t>
                            </w:r>
                            <w:r w:rsidRPr="007C4F2F">
                              <w:rPr>
                                <w:sz w:val="20"/>
                                <w:szCs w:val="20"/>
                              </w:rPr>
                              <w:t xml:space="preserve"> – </w:t>
                            </w:r>
                            <w:r w:rsidRPr="007C4F2F">
                              <w:rPr>
                                <w:color w:val="0D0D0D" w:themeColor="text1" w:themeTint="F2"/>
                                <w:sz w:val="20"/>
                                <w:szCs w:val="20"/>
                              </w:rPr>
                              <w:t>Tela</w:t>
                            </w:r>
                            <w:r w:rsidR="00045654">
                              <w:rPr>
                                <w:color w:val="0D0D0D" w:themeColor="text1" w:themeTint="F2"/>
                                <w:sz w:val="20"/>
                                <w:szCs w:val="20"/>
                              </w:rPr>
                              <w:t>: Redação descrição -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706C" id="_x0000_s1162" type="#_x0000_t202" style="position:absolute;margin-left:235.35pt;margin-top:18.05pt;width:213.05pt;height:36.85pt;z-index:25235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">
                <v:textbox>
                  <w:txbxContent>
                    <w:p w14:paraId="376B34D5" w14:textId="2E5841C6" w:rsidR="005C5BDC" w:rsidRPr="007C4F2F" w:rsidRDefault="005C5BDC" w:rsidP="005C5BDC">
                      <w:pPr>
                        <w:jc w:val="center"/>
                        <w:rPr>
                          <w:sz w:val="20"/>
                          <w:szCs w:val="20"/>
                        </w:rPr>
                      </w:pPr>
                      <w:r w:rsidRPr="007C4F2F">
                        <w:rPr>
                          <w:sz w:val="20"/>
                          <w:szCs w:val="20"/>
                        </w:rPr>
                        <w:t xml:space="preserve">Figura </w:t>
                      </w:r>
                      <w:r w:rsidR="00045654">
                        <w:rPr>
                          <w:sz w:val="20"/>
                          <w:szCs w:val="20"/>
                        </w:rPr>
                        <w:t>108</w:t>
                      </w:r>
                      <w:r w:rsidRPr="007C4F2F">
                        <w:rPr>
                          <w:sz w:val="20"/>
                          <w:szCs w:val="20"/>
                        </w:rPr>
                        <w:t xml:space="preserve"> – </w:t>
                      </w:r>
                      <w:r w:rsidRPr="007C4F2F">
                        <w:rPr>
                          <w:color w:val="0D0D0D" w:themeColor="text1" w:themeTint="F2"/>
                          <w:sz w:val="20"/>
                          <w:szCs w:val="20"/>
                        </w:rPr>
                        <w:t>Tela</w:t>
                      </w:r>
                      <w:r w:rsidR="00045654">
                        <w:rPr>
                          <w:color w:val="0D0D0D" w:themeColor="text1" w:themeTint="F2"/>
                          <w:sz w:val="20"/>
                          <w:szCs w:val="20"/>
                        </w:rPr>
                        <w:t>: Redação descrição - Feedback</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52512" behindDoc="0" locked="0" layoutInCell="1" allowOverlap="1" wp14:anchorId="66EA0E30" wp14:editId="3C2F2626">
                <wp:simplePos x="0" y="0"/>
                <wp:positionH relativeFrom="column">
                  <wp:posOffset>112395</wp:posOffset>
                </wp:positionH>
                <wp:positionV relativeFrom="paragraph">
                  <wp:posOffset>227634</wp:posOffset>
                </wp:positionV>
                <wp:extent cx="2705735" cy="468000"/>
                <wp:effectExtent l="0" t="0" r="18415" b="27305"/>
                <wp:wrapTopAndBottom/>
                <wp:docPr id="79326149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8000"/>
                        </a:xfrm>
                        <a:prstGeom prst="rect">
                          <a:avLst/>
                        </a:prstGeom>
                        <a:solidFill>
                          <a:srgbClr val="FFFFFF"/>
                        </a:solidFill>
                        <a:ln w="9525">
                          <a:solidFill>
                            <a:srgbClr val="000000"/>
                          </a:solidFill>
                          <a:miter lim="800000"/>
                          <a:headEnd/>
                          <a:tailEnd/>
                        </a:ln>
                      </wps:spPr>
                      <wps:txbx>
                        <w:txbxContent>
                          <w:p w14:paraId="11AE3778" w14:textId="2ECF80BD" w:rsidR="005C5BDC" w:rsidRPr="007C4F2F" w:rsidRDefault="005C5BDC" w:rsidP="005C5BDC">
                            <w:pPr>
                              <w:jc w:val="center"/>
                              <w:rPr>
                                <w:sz w:val="20"/>
                                <w:szCs w:val="20"/>
                              </w:rPr>
                            </w:pPr>
                            <w:r w:rsidRPr="007C4F2F">
                              <w:rPr>
                                <w:sz w:val="20"/>
                                <w:szCs w:val="20"/>
                              </w:rPr>
                              <w:t xml:space="preserve">Figura </w:t>
                            </w:r>
                            <w:r w:rsidR="00045654">
                              <w:rPr>
                                <w:sz w:val="20"/>
                                <w:szCs w:val="20"/>
                              </w:rPr>
                              <w:t>107</w:t>
                            </w:r>
                            <w:r w:rsidRPr="007C4F2F">
                              <w:rPr>
                                <w:sz w:val="20"/>
                                <w:szCs w:val="20"/>
                              </w:rPr>
                              <w:t xml:space="preserve"> – </w:t>
                            </w:r>
                            <w:r w:rsidRPr="007C4F2F">
                              <w:rPr>
                                <w:color w:val="0D0D0D" w:themeColor="text1" w:themeTint="F2"/>
                                <w:sz w:val="20"/>
                                <w:szCs w:val="20"/>
                              </w:rPr>
                              <w:t>Tela</w:t>
                            </w:r>
                            <w:r w:rsidR="00045654">
                              <w:rPr>
                                <w:color w:val="0D0D0D" w:themeColor="text1" w:themeTint="F2"/>
                                <w:sz w:val="20"/>
                                <w:szCs w:val="20"/>
                              </w:rPr>
                              <w:t xml:space="preserve">: </w:t>
                            </w:r>
                            <w:r>
                              <w:rPr>
                                <w:color w:val="0D0D0D" w:themeColor="text1" w:themeTint="F2"/>
                                <w:sz w:val="20"/>
                                <w:szCs w:val="20"/>
                              </w:rPr>
                              <w:t xml:space="preserve">Redação descrição - </w:t>
                            </w:r>
                            <w:r w:rsidR="00045654">
                              <w:rPr>
                                <w:color w:val="0D0D0D" w:themeColor="text1" w:themeTint="F2"/>
                                <w:sz w:val="20"/>
                                <w:szCs w:val="20"/>
                              </w:rPr>
                              <w:t>Pontuação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A0E30" id="_x0000_s1163" type="#_x0000_t202" style="position:absolute;margin-left:8.85pt;margin-top:17.9pt;width:213.05pt;height:36.85pt;z-index:25235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">
                <v:textbox>
                  <w:txbxContent>
                    <w:p w14:paraId="11AE3778" w14:textId="2ECF80BD" w:rsidR="005C5BDC" w:rsidRPr="007C4F2F" w:rsidRDefault="005C5BDC" w:rsidP="005C5BDC">
                      <w:pPr>
                        <w:jc w:val="center"/>
                        <w:rPr>
                          <w:sz w:val="20"/>
                          <w:szCs w:val="20"/>
                        </w:rPr>
                      </w:pPr>
                      <w:r w:rsidRPr="007C4F2F">
                        <w:rPr>
                          <w:sz w:val="20"/>
                          <w:szCs w:val="20"/>
                        </w:rPr>
                        <w:t xml:space="preserve">Figura </w:t>
                      </w:r>
                      <w:r w:rsidR="00045654">
                        <w:rPr>
                          <w:sz w:val="20"/>
                          <w:szCs w:val="20"/>
                        </w:rPr>
                        <w:t>107</w:t>
                      </w:r>
                      <w:r w:rsidRPr="007C4F2F">
                        <w:rPr>
                          <w:sz w:val="20"/>
                          <w:szCs w:val="20"/>
                        </w:rPr>
                        <w:t xml:space="preserve"> – </w:t>
                      </w:r>
                      <w:r w:rsidRPr="007C4F2F">
                        <w:rPr>
                          <w:color w:val="0D0D0D" w:themeColor="text1" w:themeTint="F2"/>
                          <w:sz w:val="20"/>
                          <w:szCs w:val="20"/>
                        </w:rPr>
                        <w:t>Tela</w:t>
                      </w:r>
                      <w:r w:rsidR="00045654">
                        <w:rPr>
                          <w:color w:val="0D0D0D" w:themeColor="text1" w:themeTint="F2"/>
                          <w:sz w:val="20"/>
                          <w:szCs w:val="20"/>
                        </w:rPr>
                        <w:t xml:space="preserve">: </w:t>
                      </w:r>
                      <w:r>
                        <w:rPr>
                          <w:color w:val="0D0D0D" w:themeColor="text1" w:themeTint="F2"/>
                          <w:sz w:val="20"/>
                          <w:szCs w:val="20"/>
                        </w:rPr>
                        <w:t xml:space="preserve">Redação descrição - </w:t>
                      </w:r>
                      <w:r w:rsidR="00045654">
                        <w:rPr>
                          <w:color w:val="0D0D0D" w:themeColor="text1" w:themeTint="F2"/>
                          <w:sz w:val="20"/>
                          <w:szCs w:val="20"/>
                        </w:rPr>
                        <w:t>Pontuação</w:t>
                      </w:r>
                    </w:p>
                  </w:txbxContent>
                </v:textbox>
                <w10:wrap type="topAndBottom"/>
              </v:shape>
            </w:pict>
          </mc:Fallback>
        </mc:AlternateContent>
      </w:r>
    </w:p>
    <w:p w14:paraId="042DE312" w14:textId="77777777" w:rsidR="005C5BDC" w:rsidRDefault="005C5BDC" w:rsidP="005C5BDC">
      <w:pPr>
        <w:tabs>
          <w:tab w:val="left" w:pos="1725"/>
        </w:tabs>
        <w:contextualSpacing/>
        <w:jc w:val="left"/>
        <w:rPr>
          <w:noProof/>
        </w:rPr>
      </w:pPr>
    </w:p>
    <w:p w14:paraId="6F6CD67E" w14:textId="77777777" w:rsidR="005C5BDC" w:rsidRDefault="005C5BDC" w:rsidP="005C5BDC">
      <w:pPr>
        <w:spacing w:after="0"/>
        <w:contextualSpacing/>
        <w:jc w:val="center"/>
      </w:pPr>
      <w:r>
        <w:rPr>
          <w:b/>
          <w:bCs/>
        </w:rPr>
        <w:t xml:space="preserve">Fonte: </w:t>
      </w:r>
      <w:r w:rsidRPr="001E2AF2">
        <w:t>Elaboração Própria</w:t>
      </w:r>
      <w:r>
        <w:br w:type="page"/>
      </w:r>
    </w:p>
    <w:p w14:paraId="3D6D9F60" w14:textId="1B9A815A" w:rsidR="005C5BDC" w:rsidRDefault="00476F13" w:rsidP="00B76559">
      <w:pPr>
        <w:spacing w:after="0"/>
        <w:contextualSpacing/>
        <w:jc w:val="center"/>
        <w:rPr>
          <w:noProof/>
        </w:rPr>
      </w:pPr>
      <w:r>
        <w:rPr>
          <w:noProof/>
        </w:rPr>
        <w:drawing>
          <wp:anchor distT="0" distB="0" distL="114300" distR="114300" simplePos="0" relativeHeight="251614166" behindDoc="0" locked="0" layoutInCell="1" allowOverlap="1" wp14:anchorId="5E2B203E" wp14:editId="21358A64">
            <wp:simplePos x="0" y="0"/>
            <wp:positionH relativeFrom="column">
              <wp:posOffset>2952778</wp:posOffset>
            </wp:positionH>
            <wp:positionV relativeFrom="paragraph">
              <wp:posOffset>462062</wp:posOffset>
            </wp:positionV>
            <wp:extent cx="2705735" cy="2037080"/>
            <wp:effectExtent l="0" t="0" r="0" b="1270"/>
            <wp:wrapTopAndBottom/>
            <wp:docPr id="1048165606" name="Imagem 1048165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705735"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5191" behindDoc="0" locked="0" layoutInCell="1" allowOverlap="1" wp14:anchorId="119F88AA" wp14:editId="1E0AE3A4">
            <wp:simplePos x="0" y="0"/>
            <wp:positionH relativeFrom="column">
              <wp:posOffset>107220</wp:posOffset>
            </wp:positionH>
            <wp:positionV relativeFrom="paragraph">
              <wp:posOffset>455238</wp:posOffset>
            </wp:positionV>
            <wp:extent cx="2700020" cy="2037600"/>
            <wp:effectExtent l="0" t="0" r="5080" b="1270"/>
            <wp:wrapTopAndBottom/>
            <wp:docPr id="1048165605" name="Imagem 1048165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57">
                      <a:extLst>
                        <a:ext uri="{28A0092B-C50C-407E-A947-70E740481C1C}">
                          <a14:useLocalDpi xmlns:a14="http://schemas.microsoft.com/office/drawing/2010/main" val="0"/>
                        </a:ext>
                      </a:extLst>
                    </a:blip>
                    <a:srcRect t="7035"/>
                    <a:stretch/>
                  </pic:blipFill>
                  <pic:spPr bwMode="auto">
                    <a:xfrm>
                      <a:off x="0" y="0"/>
                      <a:ext cx="2700020" cy="2037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5BDC" w:rsidRPr="0097042C">
        <w:rPr>
          <w:b/>
          <w:bCs/>
          <w:noProof/>
        </w:rPr>
        <mc:AlternateContent>
          <mc:Choice Requires="wps">
            <w:drawing>
              <wp:anchor distT="45720" distB="45720" distL="114300" distR="114300" simplePos="0" relativeHeight="252354560" behindDoc="0" locked="0" layoutInCell="1" allowOverlap="1" wp14:anchorId="1533B896" wp14:editId="22CBBEBB">
                <wp:simplePos x="0" y="0"/>
                <wp:positionH relativeFrom="column">
                  <wp:posOffset>103505</wp:posOffset>
                </wp:positionH>
                <wp:positionV relativeFrom="paragraph">
                  <wp:posOffset>0</wp:posOffset>
                </wp:positionV>
                <wp:extent cx="2707005" cy="468000"/>
                <wp:effectExtent l="0" t="0" r="17145" b="27305"/>
                <wp:wrapTopAndBottom/>
                <wp:docPr id="7932614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468000"/>
                        </a:xfrm>
                        <a:prstGeom prst="rect">
                          <a:avLst/>
                        </a:prstGeom>
                        <a:solidFill>
                          <a:srgbClr val="FFFFFF"/>
                        </a:solidFill>
                        <a:ln w="9525">
                          <a:solidFill>
                            <a:srgbClr val="000000"/>
                          </a:solidFill>
                          <a:miter lim="800000"/>
                          <a:headEnd/>
                          <a:tailEnd/>
                        </a:ln>
                      </wps:spPr>
                      <wps:txbx>
                        <w:txbxContent>
                          <w:p w14:paraId="10255D17" w14:textId="74ACB197" w:rsidR="005C5BDC" w:rsidRPr="007C4F2F" w:rsidRDefault="005C5BDC" w:rsidP="005C5BDC">
                            <w:pPr>
                              <w:jc w:val="center"/>
                              <w:rPr>
                                <w:sz w:val="20"/>
                                <w:szCs w:val="20"/>
                              </w:rPr>
                            </w:pPr>
                            <w:r w:rsidRPr="007C4F2F">
                              <w:rPr>
                                <w:sz w:val="20"/>
                                <w:szCs w:val="20"/>
                              </w:rPr>
                              <w:t xml:space="preserve">Figura </w:t>
                            </w:r>
                            <w:r w:rsidR="00476F13">
                              <w:rPr>
                                <w:sz w:val="20"/>
                                <w:szCs w:val="20"/>
                              </w:rPr>
                              <w:t>109</w:t>
                            </w:r>
                            <w:r w:rsidRPr="007C4F2F">
                              <w:rPr>
                                <w:sz w:val="20"/>
                                <w:szCs w:val="20"/>
                              </w:rPr>
                              <w:t xml:space="preserve"> – </w:t>
                            </w:r>
                            <w:r w:rsidRPr="007C4F2F">
                              <w:rPr>
                                <w:color w:val="0D0D0D" w:themeColor="text1" w:themeTint="F2"/>
                                <w:sz w:val="20"/>
                                <w:szCs w:val="20"/>
                              </w:rPr>
                              <w:t>Tela</w:t>
                            </w:r>
                            <w:r w:rsidR="00045654" w:rsidRPr="007C4F2F">
                              <w:rPr>
                                <w:color w:val="0D0D0D" w:themeColor="text1" w:themeTint="F2"/>
                                <w:sz w:val="20"/>
                                <w:szCs w:val="20"/>
                              </w:rPr>
                              <w:t>:</w:t>
                            </w:r>
                            <w:r w:rsidR="00045654">
                              <w:rPr>
                                <w:color w:val="0D0D0D" w:themeColor="text1" w:themeTint="F2"/>
                                <w:sz w:val="20"/>
                                <w:szCs w:val="20"/>
                              </w:rPr>
                              <w:t xml:space="preserve"> Explicação das competências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3B896" id="_x0000_s1164" type="#_x0000_t202" style="position:absolute;left:0;text-align:left;margin-left:8.15pt;margin-top:0;width:213.15pt;height:36.85pt;z-index:25235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">
                <v:textbox>
                  <w:txbxContent>
                    <w:p w14:paraId="10255D17" w14:textId="74ACB197" w:rsidR="005C5BDC" w:rsidRPr="007C4F2F" w:rsidRDefault="005C5BDC" w:rsidP="005C5BDC">
                      <w:pPr>
                        <w:jc w:val="center"/>
                        <w:rPr>
                          <w:sz w:val="20"/>
                          <w:szCs w:val="20"/>
                        </w:rPr>
                      </w:pPr>
                      <w:r w:rsidRPr="007C4F2F">
                        <w:rPr>
                          <w:sz w:val="20"/>
                          <w:szCs w:val="20"/>
                        </w:rPr>
                        <w:t xml:space="preserve">Figura </w:t>
                      </w:r>
                      <w:r w:rsidR="00476F13">
                        <w:rPr>
                          <w:sz w:val="20"/>
                          <w:szCs w:val="20"/>
                        </w:rPr>
                        <w:t>109</w:t>
                      </w:r>
                      <w:r w:rsidRPr="007C4F2F">
                        <w:rPr>
                          <w:sz w:val="20"/>
                          <w:szCs w:val="20"/>
                        </w:rPr>
                        <w:t xml:space="preserve"> – </w:t>
                      </w:r>
                      <w:r w:rsidRPr="007C4F2F">
                        <w:rPr>
                          <w:color w:val="0D0D0D" w:themeColor="text1" w:themeTint="F2"/>
                          <w:sz w:val="20"/>
                          <w:szCs w:val="20"/>
                        </w:rPr>
                        <w:t>Tela</w:t>
                      </w:r>
                      <w:r w:rsidR="00045654" w:rsidRPr="007C4F2F">
                        <w:rPr>
                          <w:color w:val="0D0D0D" w:themeColor="text1" w:themeTint="F2"/>
                          <w:sz w:val="20"/>
                          <w:szCs w:val="20"/>
                        </w:rPr>
                        <w:t>:</w:t>
                      </w:r>
                      <w:r w:rsidR="00045654">
                        <w:rPr>
                          <w:color w:val="0D0D0D" w:themeColor="text1" w:themeTint="F2"/>
                          <w:sz w:val="20"/>
                          <w:szCs w:val="20"/>
                        </w:rPr>
                        <w:t xml:space="preserve"> Explicação das competências</w:t>
                      </w:r>
                    </w:p>
                  </w:txbxContent>
                </v:textbox>
                <w10:wrap type="topAndBottom"/>
              </v:shape>
            </w:pict>
          </mc:Fallback>
        </mc:AlternateContent>
      </w:r>
      <w:r w:rsidR="005C5BDC" w:rsidRPr="0097042C">
        <w:rPr>
          <w:b/>
          <w:bCs/>
          <w:noProof/>
        </w:rPr>
        <mc:AlternateContent>
          <mc:Choice Requires="wps">
            <w:drawing>
              <wp:anchor distT="45720" distB="45720" distL="114300" distR="114300" simplePos="0" relativeHeight="252355584" behindDoc="0" locked="0" layoutInCell="1" allowOverlap="1" wp14:anchorId="505C3BC0" wp14:editId="7D60CF97">
                <wp:simplePos x="0" y="0"/>
                <wp:positionH relativeFrom="column">
                  <wp:posOffset>2943225</wp:posOffset>
                </wp:positionH>
                <wp:positionV relativeFrom="paragraph">
                  <wp:posOffset>0</wp:posOffset>
                </wp:positionV>
                <wp:extent cx="2705735" cy="468000"/>
                <wp:effectExtent l="0" t="0" r="18415" b="27305"/>
                <wp:wrapTopAndBottom/>
                <wp:docPr id="7932614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468000"/>
                        </a:xfrm>
                        <a:prstGeom prst="rect">
                          <a:avLst/>
                        </a:prstGeom>
                        <a:solidFill>
                          <a:srgbClr val="FFFFFF"/>
                        </a:solidFill>
                        <a:ln w="9525">
                          <a:solidFill>
                            <a:srgbClr val="000000"/>
                          </a:solidFill>
                          <a:miter lim="800000"/>
                          <a:headEnd/>
                          <a:tailEnd/>
                        </a:ln>
                      </wps:spPr>
                      <wps:txbx>
                        <w:txbxContent>
                          <w:p w14:paraId="7A8A3E6E" w14:textId="47D13BDE" w:rsidR="005C5BDC" w:rsidRPr="007C4F2F" w:rsidRDefault="005C5BDC" w:rsidP="005C5BDC">
                            <w:pPr>
                              <w:jc w:val="center"/>
                              <w:rPr>
                                <w:sz w:val="20"/>
                                <w:szCs w:val="20"/>
                              </w:rPr>
                            </w:pPr>
                            <w:r w:rsidRPr="007C4F2F">
                              <w:rPr>
                                <w:sz w:val="20"/>
                                <w:szCs w:val="20"/>
                              </w:rPr>
                              <w:t>Figura</w:t>
                            </w:r>
                            <w:r>
                              <w:rPr>
                                <w:sz w:val="20"/>
                                <w:szCs w:val="20"/>
                              </w:rPr>
                              <w:t xml:space="preserve"> </w:t>
                            </w:r>
                            <w:r w:rsidR="00476F13">
                              <w:rPr>
                                <w:sz w:val="20"/>
                                <w:szCs w:val="20"/>
                              </w:rPr>
                              <w:t>110</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Política de privacidade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C3BC0" id="_x0000_s1165" type="#_x0000_t202" style="position:absolute;left:0;text-align:left;margin-left:231.75pt;margin-top:0;width:213.05pt;height:36.85pt;z-index:25235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">
                <v:textbox>
                  <w:txbxContent>
                    <w:p w14:paraId="7A8A3E6E" w14:textId="47D13BDE" w:rsidR="005C5BDC" w:rsidRPr="007C4F2F" w:rsidRDefault="005C5BDC" w:rsidP="005C5BDC">
                      <w:pPr>
                        <w:jc w:val="center"/>
                        <w:rPr>
                          <w:sz w:val="20"/>
                          <w:szCs w:val="20"/>
                        </w:rPr>
                      </w:pPr>
                      <w:r w:rsidRPr="007C4F2F">
                        <w:rPr>
                          <w:sz w:val="20"/>
                          <w:szCs w:val="20"/>
                        </w:rPr>
                        <w:t>Figura</w:t>
                      </w:r>
                      <w:r>
                        <w:rPr>
                          <w:sz w:val="20"/>
                          <w:szCs w:val="20"/>
                        </w:rPr>
                        <w:t xml:space="preserve"> </w:t>
                      </w:r>
                      <w:r w:rsidR="00476F13">
                        <w:rPr>
                          <w:sz w:val="20"/>
                          <w:szCs w:val="20"/>
                        </w:rPr>
                        <w:t>110</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Política de privacidade</w:t>
                      </w:r>
                    </w:p>
                  </w:txbxContent>
                </v:textbox>
                <w10:wrap type="topAndBottom"/>
              </v:shape>
            </w:pict>
          </mc:Fallback>
        </mc:AlternateContent>
      </w:r>
    </w:p>
    <w:p w14:paraId="70712539" w14:textId="3E3F65EA" w:rsidR="00E9307C" w:rsidRDefault="00B76559" w:rsidP="005C5BDC">
      <w:pPr>
        <w:spacing w:after="0"/>
        <w:contextualSpacing/>
        <w:jc w:val="center"/>
        <w:rPr>
          <w:b/>
          <w:bCs/>
        </w:rPr>
      </w:pPr>
      <w:r w:rsidRPr="0097042C">
        <w:rPr>
          <w:b/>
          <w:bCs/>
          <w:noProof/>
        </w:rPr>
        <mc:AlternateContent>
          <mc:Choice Requires="wps">
            <w:drawing>
              <wp:anchor distT="45720" distB="45720" distL="114300" distR="114300" simplePos="0" relativeHeight="252394496" behindDoc="0" locked="0" layoutInCell="1" allowOverlap="1" wp14:anchorId="2A18FA15" wp14:editId="0A1BD99B">
                <wp:simplePos x="0" y="0"/>
                <wp:positionH relativeFrom="column">
                  <wp:posOffset>114935</wp:posOffset>
                </wp:positionH>
                <wp:positionV relativeFrom="paragraph">
                  <wp:posOffset>294005</wp:posOffset>
                </wp:positionV>
                <wp:extent cx="2707005" cy="267335"/>
                <wp:effectExtent l="0" t="0" r="17145" b="18415"/>
                <wp:wrapTopAndBottom/>
                <wp:docPr id="104816557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005" cy="267335"/>
                        </a:xfrm>
                        <a:prstGeom prst="rect">
                          <a:avLst/>
                        </a:prstGeom>
                        <a:solidFill>
                          <a:srgbClr val="FFFFFF"/>
                        </a:solidFill>
                        <a:ln w="9525">
                          <a:solidFill>
                            <a:srgbClr val="000000"/>
                          </a:solidFill>
                          <a:miter lim="800000"/>
                          <a:headEnd/>
                          <a:tailEnd/>
                        </a:ln>
                      </wps:spPr>
                      <wps:txbx>
                        <w:txbxContent>
                          <w:p w14:paraId="0BF247E2" w14:textId="41147AB8" w:rsidR="00E9307C" w:rsidRPr="007C4F2F" w:rsidRDefault="00E9307C" w:rsidP="005C5BDC">
                            <w:pPr>
                              <w:jc w:val="center"/>
                              <w:rPr>
                                <w:sz w:val="20"/>
                                <w:szCs w:val="20"/>
                              </w:rPr>
                            </w:pPr>
                            <w:r w:rsidRPr="007C4F2F">
                              <w:rPr>
                                <w:sz w:val="20"/>
                                <w:szCs w:val="20"/>
                              </w:rPr>
                              <w:t xml:space="preserve">Figura </w:t>
                            </w:r>
                            <w:r w:rsidR="00476F13">
                              <w:rPr>
                                <w:sz w:val="20"/>
                                <w:szCs w:val="20"/>
                              </w:rPr>
                              <w:t>111</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Direito de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8FA15" id="_x0000_s1166" type="#_x0000_t202" style="position:absolute;left:0;text-align:left;margin-left:9.05pt;margin-top:23.15pt;width:213.15pt;height:21.05pt;z-index:25239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">
                <v:textbox>
                  <w:txbxContent>
                    <w:p w14:paraId="0BF247E2" w14:textId="41147AB8" w:rsidR="00E9307C" w:rsidRPr="007C4F2F" w:rsidRDefault="00E9307C" w:rsidP="005C5BDC">
                      <w:pPr>
                        <w:jc w:val="center"/>
                        <w:rPr>
                          <w:sz w:val="20"/>
                          <w:szCs w:val="20"/>
                        </w:rPr>
                      </w:pPr>
                      <w:r w:rsidRPr="007C4F2F">
                        <w:rPr>
                          <w:sz w:val="20"/>
                          <w:szCs w:val="20"/>
                        </w:rPr>
                        <w:t xml:space="preserve">Figura </w:t>
                      </w:r>
                      <w:r w:rsidR="00476F13">
                        <w:rPr>
                          <w:sz w:val="20"/>
                          <w:szCs w:val="20"/>
                        </w:rPr>
                        <w:t>111</w:t>
                      </w:r>
                      <w:r w:rsidRPr="007C4F2F">
                        <w:rPr>
                          <w:sz w:val="20"/>
                          <w:szCs w:val="20"/>
                        </w:rPr>
                        <w:t xml:space="preserve"> – </w:t>
                      </w:r>
                      <w:r w:rsidRPr="007C4F2F">
                        <w:rPr>
                          <w:color w:val="0D0D0D" w:themeColor="text1" w:themeTint="F2"/>
                          <w:sz w:val="20"/>
                          <w:szCs w:val="20"/>
                        </w:rPr>
                        <w:t xml:space="preserve">Tela: </w:t>
                      </w:r>
                      <w:r>
                        <w:rPr>
                          <w:color w:val="0D0D0D" w:themeColor="text1" w:themeTint="F2"/>
                          <w:sz w:val="20"/>
                          <w:szCs w:val="20"/>
                        </w:rPr>
                        <w:t>Direito de uso</w:t>
                      </w:r>
                    </w:p>
                  </w:txbxContent>
                </v:textbox>
                <w10:wrap type="topAndBottom"/>
              </v:shape>
            </w:pict>
          </mc:Fallback>
        </mc:AlternateContent>
      </w:r>
      <w:r>
        <w:rPr>
          <w:noProof/>
        </w:rPr>
        <w:drawing>
          <wp:anchor distT="0" distB="0" distL="114300" distR="114300" simplePos="0" relativeHeight="251613141" behindDoc="0" locked="0" layoutInCell="1" allowOverlap="1" wp14:anchorId="70ED5E1C" wp14:editId="5BBD5968">
            <wp:simplePos x="0" y="0"/>
            <wp:positionH relativeFrom="column">
              <wp:posOffset>120650</wp:posOffset>
            </wp:positionH>
            <wp:positionV relativeFrom="paragraph">
              <wp:posOffset>552450</wp:posOffset>
            </wp:positionV>
            <wp:extent cx="2707005" cy="2037080"/>
            <wp:effectExtent l="0" t="0" r="0" b="1270"/>
            <wp:wrapTopAndBottom/>
            <wp:docPr id="1048165607" name="Imagem 1048165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707005" cy="2037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C1C80B" w14:textId="77777777" w:rsidR="00E9307C" w:rsidRDefault="00E9307C" w:rsidP="005C5BDC">
      <w:pPr>
        <w:spacing w:after="0"/>
        <w:contextualSpacing/>
        <w:jc w:val="center"/>
        <w:rPr>
          <w:b/>
          <w:bCs/>
        </w:rPr>
      </w:pPr>
    </w:p>
    <w:p w14:paraId="31880C9A" w14:textId="289ED799" w:rsidR="005C5BDC" w:rsidRPr="005814AA" w:rsidRDefault="005C5BDC" w:rsidP="005C5BDC">
      <w:pPr>
        <w:spacing w:after="0"/>
        <w:contextualSpacing/>
        <w:jc w:val="center"/>
      </w:pPr>
      <w:r>
        <w:rPr>
          <w:b/>
          <w:bCs/>
        </w:rPr>
        <w:t xml:space="preserve">Fonte: </w:t>
      </w:r>
      <w:r w:rsidRPr="001E2AF2">
        <w:t>Elaboração Própria</w:t>
      </w:r>
      <w:r>
        <w:br w:type="page"/>
      </w:r>
    </w:p>
    <w:p w14:paraId="739DB1EE" w14:textId="3667473B" w:rsidR="00312593" w:rsidRDefault="00312593" w:rsidP="00A10B24">
      <w:pPr>
        <w:spacing w:after="0"/>
        <w:contextualSpacing/>
        <w:jc w:val="left"/>
        <w:rPr>
          <w:noProof/>
        </w:rPr>
      </w:pPr>
      <w:r>
        <w:rPr>
          <w:b/>
          <w:bCs/>
        </w:rPr>
        <w:t xml:space="preserve">Website - </w:t>
      </w:r>
      <w:r w:rsidRPr="00216A11">
        <w:rPr>
          <w:b/>
          <w:bCs/>
        </w:rPr>
        <w:t xml:space="preserve">Prototipagem - De </w:t>
      </w:r>
      <w:r w:rsidR="007C4F2F">
        <w:rPr>
          <w:b/>
          <w:bCs/>
        </w:rPr>
        <w:t>A</w:t>
      </w:r>
      <w:r w:rsidRPr="00216A11">
        <w:rPr>
          <w:b/>
          <w:bCs/>
        </w:rPr>
        <w:t xml:space="preserve">lta </w:t>
      </w:r>
      <w:r w:rsidR="007C4F2F">
        <w:rPr>
          <w:b/>
          <w:bCs/>
        </w:rPr>
        <w:t>D</w:t>
      </w:r>
      <w:r w:rsidRPr="00216A11">
        <w:rPr>
          <w:b/>
          <w:bCs/>
        </w:rPr>
        <w:t>efinição</w:t>
      </w:r>
    </w:p>
    <w:p w14:paraId="03BFFD83" w14:textId="77777777" w:rsidR="00312593" w:rsidRDefault="00312593" w:rsidP="00312593">
      <w:pPr>
        <w:spacing w:after="0"/>
        <w:contextualSpacing/>
        <w:jc w:val="center"/>
        <w:rPr>
          <w:noProof/>
        </w:rPr>
      </w:pPr>
    </w:p>
    <w:p w14:paraId="776D3C6A" w14:textId="77777777" w:rsidR="00312593" w:rsidRDefault="00312593" w:rsidP="00312593">
      <w:pPr>
        <w:spacing w:after="0"/>
        <w:contextualSpacing/>
        <w:jc w:val="center"/>
        <w:rPr>
          <w:noProof/>
        </w:rPr>
      </w:pPr>
    </w:p>
    <w:p w14:paraId="34B3A6B2" w14:textId="77777777" w:rsidR="00312593" w:rsidRDefault="00312593" w:rsidP="00312593">
      <w:pPr>
        <w:spacing w:after="0"/>
        <w:contextualSpacing/>
        <w:jc w:val="center"/>
        <w:rPr>
          <w:noProof/>
        </w:rPr>
      </w:pPr>
    </w:p>
    <w:p w14:paraId="6B0EBBA0" w14:textId="77777777" w:rsidR="00312593" w:rsidRDefault="00312593" w:rsidP="00312593">
      <w:pPr>
        <w:spacing w:after="0"/>
        <w:contextualSpacing/>
        <w:jc w:val="center"/>
        <w:rPr>
          <w:noProof/>
        </w:rPr>
      </w:pPr>
    </w:p>
    <w:p w14:paraId="085FFEEA" w14:textId="77777777" w:rsidR="00312593" w:rsidRDefault="00312593" w:rsidP="00312593">
      <w:pPr>
        <w:spacing w:after="0"/>
        <w:contextualSpacing/>
        <w:jc w:val="center"/>
        <w:rPr>
          <w:noProof/>
        </w:rPr>
      </w:pPr>
    </w:p>
    <w:p w14:paraId="65C2FE45" w14:textId="673AAC53" w:rsidR="00312593" w:rsidRDefault="00312593" w:rsidP="00312593">
      <w:pPr>
        <w:spacing w:after="0"/>
        <w:contextualSpacing/>
        <w:jc w:val="center"/>
      </w:pPr>
    </w:p>
    <w:p w14:paraId="485D3318" w14:textId="77777777" w:rsidR="00312593" w:rsidRDefault="00312593" w:rsidP="00216A11">
      <w:pPr>
        <w:spacing w:after="0" w:line="240" w:lineRule="auto"/>
        <w:contextualSpacing/>
        <w:jc w:val="left"/>
        <w:rPr>
          <w:b/>
          <w:bCs/>
          <w:color w:val="0D0D0D" w:themeColor="text1" w:themeTint="F2"/>
        </w:rPr>
        <w:sectPr w:rsidR="00312593" w:rsidSect="00040451">
          <w:pgSz w:w="11906" w:h="16838" w:code="9"/>
          <w:pgMar w:top="1701" w:right="1134" w:bottom="1134" w:left="1701" w:header="709" w:footer="709" w:gutter="0"/>
          <w:cols w:space="708"/>
          <w:titlePg/>
          <w:docGrid w:linePitch="360"/>
        </w:sectPr>
      </w:pPr>
    </w:p>
    <w:p w14:paraId="51F9D461" w14:textId="00A5FA56" w:rsidR="002575AB" w:rsidRPr="00177E20" w:rsidRDefault="00216A11" w:rsidP="00177E20">
      <w:pPr>
        <w:pStyle w:val="Ttulo1"/>
        <w:numPr>
          <w:ilvl w:val="0"/>
          <w:numId w:val="0"/>
        </w:numPr>
        <w:spacing w:line="360" w:lineRule="auto"/>
      </w:pPr>
      <w:bookmarkStart w:id="120" w:name="_Toc214634616"/>
      <w:bookmarkStart w:id="121" w:name="_Toc216250651"/>
      <w:r w:rsidRPr="00216A11">
        <w:t>REFERÊNCIAS</w:t>
      </w:r>
      <w:bookmarkEnd w:id="120"/>
      <w:bookmarkEnd w:id="121"/>
    </w:p>
    <w:p w14:paraId="1AA8BCBA" w14:textId="0DAE40D8" w:rsidR="00043535" w:rsidRDefault="00043535" w:rsidP="00262401">
      <w:pPr>
        <w:spacing w:after="0"/>
        <w:contextualSpacing/>
        <w:jc w:val="left"/>
        <w:rPr>
          <w:b/>
          <w:bCs/>
        </w:rPr>
      </w:pPr>
      <w:r>
        <w:rPr>
          <w:b/>
          <w:bCs/>
        </w:rPr>
        <w:t>Sites</w:t>
      </w:r>
      <w:r w:rsidR="006A0219">
        <w:rPr>
          <w:b/>
          <w:bCs/>
        </w:rPr>
        <w:t>:</w:t>
      </w:r>
    </w:p>
    <w:p w14:paraId="360C0E62" w14:textId="2CB959BC" w:rsidR="00F81A0F" w:rsidRDefault="00F86AB3" w:rsidP="0029534E">
      <w:pPr>
        <w:spacing w:after="0"/>
        <w:contextualSpacing/>
        <w:jc w:val="left"/>
        <w:rPr>
          <w:sz w:val="22"/>
        </w:rPr>
      </w:pPr>
      <w:r w:rsidRPr="00F86AB3">
        <w:t xml:space="preserve">AGÊNCIA EBC. </w:t>
      </w:r>
      <w:r w:rsidRPr="008F7CC5">
        <w:rPr>
          <w:b/>
          <w:bCs/>
        </w:rPr>
        <w:t>Divulgados resultados do Enem 2023</w:t>
      </w:r>
      <w:r w:rsidRPr="00F86AB3">
        <w:t>. EBC, 2024. Disponível em:</w:t>
      </w:r>
      <w:r w:rsidR="00AD0182">
        <w:t xml:space="preserve"> &lt;</w:t>
      </w:r>
      <w:r w:rsidR="008F7CC5" w:rsidRPr="008F7CC5">
        <w:t xml:space="preserve"> </w:t>
      </w:r>
      <w:hyperlink r:id="rId159" w:history="1">
        <w:r w:rsidR="008F7CC5" w:rsidRPr="005E5DE6">
          <w:rPr>
            <w:rStyle w:val="Hyperlink"/>
          </w:rPr>
          <w:t>https://agenciagov.ebc.com.br/noticias/202401/divulgados-resultados-do-enem-2023</w:t>
        </w:r>
      </w:hyperlink>
      <w:r w:rsidR="008F7CC5">
        <w:t xml:space="preserve"> </w:t>
      </w:r>
      <w:r w:rsidR="00AD0182">
        <w:t>&gt;</w:t>
      </w:r>
      <w:r w:rsidRPr="00F86AB3">
        <w:t xml:space="preserve">. </w:t>
      </w:r>
      <w:r w:rsidRPr="006A0219">
        <w:rPr>
          <w:sz w:val="22"/>
        </w:rPr>
        <w:t>Acesso em: 1</w:t>
      </w:r>
      <w:r w:rsidR="009B3A77">
        <w:rPr>
          <w:sz w:val="22"/>
        </w:rPr>
        <w:t>4</w:t>
      </w:r>
      <w:r w:rsidR="00296BB2">
        <w:rPr>
          <w:sz w:val="22"/>
        </w:rPr>
        <w:t>/11/</w:t>
      </w:r>
      <w:r w:rsidRPr="006A0219">
        <w:rPr>
          <w:sz w:val="22"/>
        </w:rPr>
        <w:t>2025.</w:t>
      </w:r>
    </w:p>
    <w:p w14:paraId="17117270" w14:textId="77777777" w:rsidR="0029534E" w:rsidRDefault="0029534E" w:rsidP="0029534E">
      <w:pPr>
        <w:spacing w:after="0"/>
        <w:contextualSpacing/>
        <w:jc w:val="left"/>
      </w:pPr>
    </w:p>
    <w:p w14:paraId="48744383" w14:textId="5DB44268" w:rsidR="00F86AB3" w:rsidRDefault="00F81A0F" w:rsidP="0029534E">
      <w:pPr>
        <w:spacing w:after="0"/>
        <w:contextualSpacing/>
        <w:jc w:val="left"/>
        <w:rPr>
          <w:sz w:val="22"/>
          <w:lang w:val="en-US"/>
        </w:rPr>
      </w:pPr>
      <w:r w:rsidRPr="00F81A0F">
        <w:t xml:space="preserve">AIO EDUCAÇÃO. </w:t>
      </w:r>
      <w:r w:rsidRPr="00F81A0F">
        <w:rPr>
          <w:b/>
          <w:bCs/>
        </w:rPr>
        <w:t>Abismo no Enem: vantagem de escolas privadas na redação é quase três vezes maior que na prova objetiva</w:t>
      </w:r>
      <w:r w:rsidRPr="00F81A0F">
        <w:t>. O Globo, 2023. Disponível em:</w:t>
      </w:r>
      <w:r w:rsidR="00AD0182">
        <w:t xml:space="preserve"> &lt;</w:t>
      </w:r>
      <w:r w:rsidRPr="00F81A0F">
        <w:t xml:space="preserve"> </w:t>
      </w:r>
      <w:hyperlink r:id="rId160" w:history="1">
        <w:r w:rsidRPr="003E6922">
          <w:rPr>
            <w:rStyle w:val="Hyperlink"/>
          </w:rPr>
          <w:t>https://extra.globo.com/brasil/educacao/noticia/2023/10/abismo-no-enem-vantagem-de-escolas-privadas-na-redacao-e-quase-tres-vezes-maior-do-que-na-prova-objetiva.ghtm</w:t>
        </w:r>
      </w:hyperlink>
      <w:r>
        <w:t xml:space="preserve"> </w:t>
      </w:r>
      <w:r w:rsidR="00AD0182">
        <w:t>&gt;</w:t>
      </w:r>
      <w:r w:rsidRPr="00F81A0F">
        <w:t xml:space="preserve">. </w:t>
      </w:r>
      <w:r w:rsidRPr="001702FA">
        <w:rPr>
          <w:sz w:val="22"/>
          <w:lang w:val="en-US"/>
        </w:rPr>
        <w:t>Acesso em: 20/11/25.</w:t>
      </w:r>
    </w:p>
    <w:p w14:paraId="63C82B80" w14:textId="77777777" w:rsidR="0029534E" w:rsidRPr="0029534E" w:rsidRDefault="0029534E" w:rsidP="0029534E">
      <w:pPr>
        <w:spacing w:after="0"/>
        <w:contextualSpacing/>
        <w:jc w:val="left"/>
        <w:rPr>
          <w:lang w:val="en-US"/>
        </w:rPr>
      </w:pPr>
    </w:p>
    <w:p w14:paraId="142ED074" w14:textId="44819850" w:rsidR="00262401" w:rsidRPr="00262401" w:rsidRDefault="00262401" w:rsidP="0029534E">
      <w:pPr>
        <w:spacing w:after="0"/>
      </w:pPr>
      <w:r w:rsidRPr="00185753">
        <w:rPr>
          <w:lang w:val="en-US"/>
        </w:rPr>
        <w:t xml:space="preserve">BECK, Kent; BEEDLE, Mike; VAN BENNEKUM, Arie; COCKBURN, Alistair; CUNNINGHAM, Ward; FOWLER, Martin; GRENNING, James; HIGHSMITH, Jim; HUNT, Andrew; JEFFRIES, Ron; KERN, Jon; MARICK, Brian; MARTIN, Robert C.; MELLOR, Steve; SCHWABER, Ken; SUTHERLAND, Jeff; THOMAS, Dave. </w:t>
      </w:r>
      <w:r w:rsidRPr="00185753">
        <w:rPr>
          <w:b/>
          <w:bCs/>
        </w:rPr>
        <w:t>Manifesto para Desenvolvimento Ágil de Software</w:t>
      </w:r>
      <w:r>
        <w:t xml:space="preserve">. 2001. Disponível em: &lt; </w:t>
      </w:r>
      <w:hyperlink r:id="rId161" w:history="1">
        <w:r w:rsidRPr="00484E20">
          <w:rPr>
            <w:rStyle w:val="Hyperlink"/>
          </w:rPr>
          <w:t>https://agilemanifesto.org/iso/ptbr/manifesto.html</w:t>
        </w:r>
      </w:hyperlink>
      <w:r>
        <w:t xml:space="preserve"> &gt;.</w:t>
      </w:r>
      <w:r w:rsidRPr="000162E2">
        <w:t xml:space="preserve"> </w:t>
      </w:r>
      <w:r w:rsidRPr="006A0219">
        <w:rPr>
          <w:sz w:val="22"/>
        </w:rPr>
        <w:t>Acesso em:</w:t>
      </w:r>
      <w:r>
        <w:rPr>
          <w:sz w:val="22"/>
        </w:rPr>
        <w:t xml:space="preserve"> 1</w:t>
      </w:r>
      <w:r w:rsidR="009B3A77">
        <w:rPr>
          <w:sz w:val="22"/>
        </w:rPr>
        <w:t>5</w:t>
      </w:r>
      <w:r>
        <w:rPr>
          <w:sz w:val="22"/>
        </w:rPr>
        <w:t>/11/</w:t>
      </w:r>
      <w:r w:rsidRPr="006A0219">
        <w:rPr>
          <w:sz w:val="22"/>
        </w:rPr>
        <w:t>2025.</w:t>
      </w:r>
    </w:p>
    <w:p w14:paraId="07A92BBC" w14:textId="77777777" w:rsidR="00262401" w:rsidRDefault="00262401" w:rsidP="0029534E">
      <w:pPr>
        <w:spacing w:after="0"/>
        <w:contextualSpacing/>
        <w:jc w:val="left"/>
        <w:rPr>
          <w:b/>
          <w:bCs/>
        </w:rPr>
      </w:pPr>
    </w:p>
    <w:p w14:paraId="595E3318" w14:textId="5185ED0B" w:rsidR="00185753" w:rsidRDefault="008F7CC5" w:rsidP="0029534E">
      <w:pPr>
        <w:spacing w:after="0"/>
        <w:rPr>
          <w:sz w:val="22"/>
        </w:rPr>
      </w:pPr>
      <w:r>
        <w:t xml:space="preserve">BRASIL. Agência Gov. </w:t>
      </w:r>
      <w:r w:rsidRPr="008F7CC5">
        <w:rPr>
          <w:b/>
          <w:bCs/>
        </w:rPr>
        <w:t>Divulgados resultados do Enem 2023</w:t>
      </w:r>
      <w:r>
        <w:t>.</w:t>
      </w:r>
      <w:r w:rsidR="000543F3">
        <w:t xml:space="preserve"> </w:t>
      </w:r>
      <w:r>
        <w:t xml:space="preserve">16 jan. 2024. Disponível em: </w:t>
      </w:r>
      <w:hyperlink r:id="rId162" w:history="1">
        <w:r w:rsidRPr="005E5DE6">
          <w:rPr>
            <w:rStyle w:val="Hyperlink"/>
          </w:rPr>
          <w:t>https://agenciagov.ebc.com.br/noticias/202401/divulgados-resultados-do-enem-2023</w:t>
        </w:r>
      </w:hyperlink>
      <w:r>
        <w:t xml:space="preserve"> .</w:t>
      </w:r>
      <w:r w:rsidRPr="006A0219">
        <w:rPr>
          <w:sz w:val="22"/>
        </w:rPr>
        <w:t xml:space="preserve"> Acess</w:t>
      </w:r>
      <w:r w:rsidR="006A0219">
        <w:rPr>
          <w:sz w:val="22"/>
        </w:rPr>
        <w:t>o</w:t>
      </w:r>
      <w:r w:rsidRPr="006A0219">
        <w:rPr>
          <w:sz w:val="22"/>
        </w:rPr>
        <w:t xml:space="preserve"> em: 1</w:t>
      </w:r>
      <w:r w:rsidR="009B3A77">
        <w:rPr>
          <w:sz w:val="22"/>
        </w:rPr>
        <w:t>6</w:t>
      </w:r>
      <w:r w:rsidR="00296BB2">
        <w:rPr>
          <w:sz w:val="22"/>
        </w:rPr>
        <w:t>/11/</w:t>
      </w:r>
      <w:r w:rsidRPr="006A0219">
        <w:rPr>
          <w:sz w:val="22"/>
        </w:rPr>
        <w:t>2025.</w:t>
      </w:r>
    </w:p>
    <w:p w14:paraId="70EBABB1" w14:textId="77777777" w:rsidR="0029534E" w:rsidRPr="0029534E" w:rsidRDefault="0029534E" w:rsidP="0029534E">
      <w:pPr>
        <w:spacing w:after="0"/>
        <w:rPr>
          <w:u w:val="single"/>
        </w:rPr>
      </w:pPr>
    </w:p>
    <w:p w14:paraId="0391D00A" w14:textId="788C9E38" w:rsidR="00043535" w:rsidRDefault="00F86AB3" w:rsidP="0029534E">
      <w:pPr>
        <w:spacing w:after="0"/>
        <w:contextualSpacing/>
        <w:jc w:val="left"/>
        <w:rPr>
          <w:sz w:val="22"/>
        </w:rPr>
      </w:pPr>
      <w:r w:rsidRPr="00F86AB3">
        <w:t xml:space="preserve">BRASIL. Instituto Nacional de Estudos e Pesquisas Educacionais Anísio Teixeira (Inep). </w:t>
      </w:r>
      <w:r w:rsidRPr="00F746AC">
        <w:rPr>
          <w:b/>
          <w:bCs/>
        </w:rPr>
        <w:t>Microdados</w:t>
      </w:r>
      <w:r w:rsidRPr="00F86AB3">
        <w:t>. [s.d.]. Disponível em:</w:t>
      </w:r>
      <w:r w:rsidR="00AD0182">
        <w:t xml:space="preserve"> &lt;</w:t>
      </w:r>
      <w:r w:rsidRPr="00F86AB3">
        <w:t xml:space="preserve"> </w:t>
      </w:r>
      <w:hyperlink r:id="rId163" w:history="1">
        <w:r w:rsidR="00F746AC" w:rsidRPr="005E5DE6">
          <w:rPr>
            <w:rStyle w:val="Hyperlink"/>
          </w:rPr>
          <w:t>https://www.gov.br/inep/pt-br/acesso-a-informacao/dados-abertos/microdados</w:t>
        </w:r>
      </w:hyperlink>
      <w:r w:rsidR="00F746AC">
        <w:rPr>
          <w:b/>
          <w:bCs/>
        </w:rPr>
        <w:t xml:space="preserve"> </w:t>
      </w:r>
      <w:r w:rsidR="00AD0182" w:rsidRPr="00AD0182">
        <w:t>&gt;</w:t>
      </w:r>
      <w:r w:rsidR="00F746AC">
        <w:rPr>
          <w:b/>
          <w:bCs/>
        </w:rPr>
        <w:t>.</w:t>
      </w:r>
      <w:r w:rsidR="00F746AC" w:rsidRPr="00F746AC">
        <w:t xml:space="preserve"> </w:t>
      </w:r>
      <w:r w:rsidR="00F746AC" w:rsidRPr="006A0219">
        <w:rPr>
          <w:sz w:val="22"/>
        </w:rPr>
        <w:t>Acesso em: 19</w:t>
      </w:r>
      <w:r w:rsidR="00296BB2">
        <w:rPr>
          <w:sz w:val="22"/>
        </w:rPr>
        <w:t>/11/</w:t>
      </w:r>
      <w:r w:rsidR="00F746AC" w:rsidRPr="006A0219">
        <w:rPr>
          <w:sz w:val="22"/>
        </w:rPr>
        <w:t>2025.</w:t>
      </w:r>
    </w:p>
    <w:p w14:paraId="572CBF5B" w14:textId="77777777" w:rsidR="00262401" w:rsidRDefault="00262401" w:rsidP="0029534E">
      <w:pPr>
        <w:spacing w:after="0"/>
        <w:contextualSpacing/>
        <w:jc w:val="left"/>
        <w:rPr>
          <w:sz w:val="22"/>
        </w:rPr>
      </w:pPr>
    </w:p>
    <w:p w14:paraId="4B9885D0" w14:textId="6FD56564" w:rsidR="00262401" w:rsidRPr="00AD0182" w:rsidRDefault="00262401" w:rsidP="0029534E">
      <w:pPr>
        <w:spacing w:after="0"/>
      </w:pPr>
      <w:r w:rsidRPr="00185753">
        <w:t xml:space="preserve">BRASIL. Ministério da Educação (MEC). </w:t>
      </w:r>
      <w:r w:rsidRPr="008E7D2D">
        <w:rPr>
          <w:b/>
          <w:bCs/>
        </w:rPr>
        <w:t>Enem 2024: resultados</w:t>
      </w:r>
      <w:r w:rsidRPr="00185753">
        <w:rPr>
          <w:b/>
          <w:bCs/>
        </w:rPr>
        <w:t xml:space="preserve"> mostram crescimento na adesão e na média das notas</w:t>
      </w:r>
      <w:r>
        <w:t xml:space="preserve">. </w:t>
      </w:r>
      <w:r w:rsidRPr="00185753">
        <w:t>13 jan. 2025. Disponível em:</w:t>
      </w:r>
      <w:r>
        <w:t xml:space="preserve"> &lt;</w:t>
      </w:r>
      <w:r w:rsidRPr="00185753">
        <w:t xml:space="preserve"> </w:t>
      </w:r>
      <w:hyperlink r:id="rId164" w:history="1">
        <w:r w:rsidRPr="005E5DE6">
          <w:rPr>
            <w:rStyle w:val="Hyperlink"/>
          </w:rPr>
          <w:t>https://www.gov.br/mec/pt-br/assuntos/noticias/2025/janeiro/divulgados-resultados-do-enem-2024</w:t>
        </w:r>
      </w:hyperlink>
      <w:r>
        <w:t xml:space="preserve"> &gt;. </w:t>
      </w:r>
      <w:r w:rsidRPr="006A0219">
        <w:rPr>
          <w:sz w:val="22"/>
        </w:rPr>
        <w:t>Acess</w:t>
      </w:r>
      <w:r>
        <w:rPr>
          <w:sz w:val="22"/>
        </w:rPr>
        <w:t>o</w:t>
      </w:r>
      <w:r w:rsidRPr="006A0219">
        <w:rPr>
          <w:sz w:val="22"/>
        </w:rPr>
        <w:t xml:space="preserve"> em: 1</w:t>
      </w:r>
      <w:r w:rsidR="009B3A77">
        <w:rPr>
          <w:sz w:val="22"/>
        </w:rPr>
        <w:t>4</w:t>
      </w:r>
      <w:r>
        <w:rPr>
          <w:sz w:val="22"/>
        </w:rPr>
        <w:t>/11/</w:t>
      </w:r>
      <w:r w:rsidRPr="006A0219">
        <w:rPr>
          <w:sz w:val="22"/>
        </w:rPr>
        <w:t>2025.</w:t>
      </w:r>
    </w:p>
    <w:p w14:paraId="640E7FA0" w14:textId="77777777" w:rsidR="00F60717" w:rsidRPr="00F60717" w:rsidRDefault="00F60717" w:rsidP="0029534E">
      <w:pPr>
        <w:spacing w:after="0"/>
        <w:contextualSpacing/>
        <w:jc w:val="left"/>
      </w:pPr>
    </w:p>
    <w:p w14:paraId="76398EAC" w14:textId="011FF72F" w:rsidR="00F60717" w:rsidRPr="00F60717" w:rsidRDefault="00F60717" w:rsidP="0029534E">
      <w:pPr>
        <w:spacing w:after="0"/>
        <w:contextualSpacing/>
        <w:jc w:val="left"/>
      </w:pPr>
      <w:r w:rsidRPr="00F60717">
        <w:t xml:space="preserve">COREDAÇÃO. </w:t>
      </w:r>
      <w:r w:rsidRPr="00F60717">
        <w:rPr>
          <w:b/>
          <w:bCs/>
        </w:rPr>
        <w:t>Co</w:t>
      </w:r>
      <w:r>
        <w:rPr>
          <w:b/>
          <w:bCs/>
        </w:rPr>
        <w:t>R</w:t>
      </w:r>
      <w:r w:rsidRPr="00F60717">
        <w:rPr>
          <w:b/>
          <w:bCs/>
        </w:rPr>
        <w:t>edaçao</w:t>
      </w:r>
      <w:r w:rsidRPr="00F60717">
        <w:t>. Disponível em:</w:t>
      </w:r>
      <w:r w:rsidR="00AD0182">
        <w:t xml:space="preserve"> &lt;</w:t>
      </w:r>
      <w:r w:rsidRPr="00F60717">
        <w:t xml:space="preserve"> </w:t>
      </w:r>
      <w:hyperlink r:id="rId165" w:tgtFrame="_new" w:history="1">
        <w:r w:rsidRPr="00F60717">
          <w:rPr>
            <w:rStyle w:val="Hyperlink"/>
          </w:rPr>
          <w:t>https://coredacao.com/</w:t>
        </w:r>
      </w:hyperlink>
      <w:r w:rsidR="00AD0182">
        <w:t xml:space="preserve"> &gt;</w:t>
      </w:r>
      <w:r w:rsidRPr="00F60717">
        <w:t>. Acesso em: 20 nov. 2025.</w:t>
      </w:r>
      <w:r w:rsidR="006A0219">
        <w:t xml:space="preserve"> </w:t>
      </w:r>
      <w:r w:rsidR="006A0219" w:rsidRPr="006A0219">
        <w:rPr>
          <w:sz w:val="22"/>
        </w:rPr>
        <w:t>Acesso em: 1</w:t>
      </w:r>
      <w:r w:rsidR="009B3A77">
        <w:rPr>
          <w:sz w:val="22"/>
        </w:rPr>
        <w:t>8</w:t>
      </w:r>
      <w:r w:rsidR="00FD5E1D">
        <w:rPr>
          <w:sz w:val="22"/>
        </w:rPr>
        <w:t>/1</w:t>
      </w:r>
      <w:r w:rsidR="009B3A77">
        <w:rPr>
          <w:sz w:val="22"/>
        </w:rPr>
        <w:t>0</w:t>
      </w:r>
      <w:r w:rsidR="00FD5E1D">
        <w:rPr>
          <w:sz w:val="22"/>
        </w:rPr>
        <w:t>/</w:t>
      </w:r>
      <w:r w:rsidR="006A0219" w:rsidRPr="006A0219">
        <w:rPr>
          <w:sz w:val="22"/>
        </w:rPr>
        <w:t>2025.</w:t>
      </w:r>
    </w:p>
    <w:p w14:paraId="251B831F" w14:textId="77777777" w:rsidR="00F81A0F" w:rsidRDefault="00F81A0F" w:rsidP="0029534E">
      <w:pPr>
        <w:spacing w:after="0"/>
        <w:contextualSpacing/>
        <w:jc w:val="left"/>
      </w:pPr>
    </w:p>
    <w:p w14:paraId="060440F3" w14:textId="3FAF02BD" w:rsidR="00344E3A" w:rsidRDefault="00344E3A" w:rsidP="0029534E">
      <w:pPr>
        <w:spacing w:after="0"/>
        <w:contextualSpacing/>
        <w:jc w:val="left"/>
        <w:rPr>
          <w:sz w:val="22"/>
        </w:rPr>
      </w:pPr>
      <w:r w:rsidRPr="00344E3A">
        <w:t xml:space="preserve">DESCOMPLICA. </w:t>
      </w:r>
      <w:r w:rsidRPr="00344E3A">
        <w:rPr>
          <w:b/>
          <w:bCs/>
        </w:rPr>
        <w:t>Tudo sobre a correção das suas redações</w:t>
      </w:r>
      <w:r w:rsidRPr="00344E3A">
        <w:t>. Descomplica</w:t>
      </w:r>
      <w:r>
        <w:t>, 2025.</w:t>
      </w:r>
      <w:r w:rsidRPr="00344E3A">
        <w:t xml:space="preserve"> Disponível em:</w:t>
      </w:r>
      <w:r w:rsidR="00697289">
        <w:t>&lt;</w:t>
      </w:r>
      <w:r w:rsidRPr="00344E3A">
        <w:t xml:space="preserve"> </w:t>
      </w:r>
      <w:hyperlink r:id="rId166" w:history="1">
        <w:r w:rsidR="003A3C95" w:rsidRPr="003E6922">
          <w:rPr>
            <w:rStyle w:val="Hyperlink"/>
          </w:rPr>
          <w:t>https://no.descomplica.com.br/knowledge/tudo-sobre-a-corre%C3%A7%C3%A3o-das-suas-reda%C3%A7%C3%B5es</w:t>
        </w:r>
      </w:hyperlink>
      <w:r w:rsidR="00AD0182">
        <w:t xml:space="preserve"> </w:t>
      </w:r>
      <w:r w:rsidR="00697289">
        <w:t>&gt;.</w:t>
      </w:r>
      <w:r w:rsidRPr="006A0219">
        <w:rPr>
          <w:sz w:val="22"/>
        </w:rPr>
        <w:t xml:space="preserve">Acesso em: </w:t>
      </w:r>
      <w:r w:rsidR="009B3A77">
        <w:rPr>
          <w:sz w:val="22"/>
        </w:rPr>
        <w:t>18</w:t>
      </w:r>
      <w:r w:rsidR="00FD5E1D">
        <w:rPr>
          <w:sz w:val="22"/>
        </w:rPr>
        <w:t>/1</w:t>
      </w:r>
      <w:r w:rsidR="009B3A77">
        <w:rPr>
          <w:sz w:val="22"/>
        </w:rPr>
        <w:t>0</w:t>
      </w:r>
      <w:r w:rsidR="00FD5E1D">
        <w:rPr>
          <w:sz w:val="22"/>
        </w:rPr>
        <w:t>/</w:t>
      </w:r>
      <w:r w:rsidRPr="006A0219">
        <w:rPr>
          <w:sz w:val="22"/>
        </w:rPr>
        <w:t>2025.</w:t>
      </w:r>
    </w:p>
    <w:p w14:paraId="150F3187" w14:textId="77777777" w:rsidR="0029534E" w:rsidRDefault="0029534E" w:rsidP="0029534E">
      <w:pPr>
        <w:spacing w:after="0"/>
        <w:contextualSpacing/>
        <w:jc w:val="left"/>
        <w:rPr>
          <w:sz w:val="22"/>
        </w:rPr>
      </w:pPr>
    </w:p>
    <w:p w14:paraId="5918F7DE" w14:textId="5F21EBB5" w:rsidR="0029534E" w:rsidRPr="0029534E" w:rsidRDefault="0029534E" w:rsidP="0029534E">
      <w:pPr>
        <w:spacing w:after="0"/>
        <w:contextualSpacing/>
        <w:jc w:val="left"/>
      </w:pPr>
      <w:r w:rsidRPr="002A742B">
        <w:t xml:space="preserve">DRAWIO. </w:t>
      </w:r>
      <w:r w:rsidRPr="0029534E">
        <w:t xml:space="preserve">Disponível em: &lt; </w:t>
      </w:r>
      <w:hyperlink r:id="rId167" w:history="1">
        <w:r w:rsidRPr="0029534E">
          <w:rPr>
            <w:rStyle w:val="Hyperlink"/>
          </w:rPr>
          <w:t>https://www.drawio.com/</w:t>
        </w:r>
      </w:hyperlink>
      <w:r w:rsidRPr="0029534E">
        <w:t xml:space="preserve"> </w:t>
      </w:r>
      <w:r>
        <w:t>&gt; Acesso em: 2</w:t>
      </w:r>
      <w:r w:rsidR="00C4330F">
        <w:t>8</w:t>
      </w:r>
      <w:r>
        <w:t>/10/2025.</w:t>
      </w:r>
    </w:p>
    <w:p w14:paraId="734317CD" w14:textId="77777777" w:rsidR="00344E3A" w:rsidRPr="0029534E" w:rsidRDefault="00344E3A" w:rsidP="0029534E">
      <w:pPr>
        <w:spacing w:after="0"/>
        <w:contextualSpacing/>
        <w:jc w:val="left"/>
      </w:pPr>
    </w:p>
    <w:p w14:paraId="68C7462A" w14:textId="1E87860F" w:rsidR="008775DF" w:rsidRDefault="008775DF" w:rsidP="0029534E">
      <w:pPr>
        <w:spacing w:after="0"/>
        <w:contextualSpacing/>
        <w:jc w:val="left"/>
        <w:rPr>
          <w:sz w:val="22"/>
        </w:rPr>
      </w:pPr>
      <w:r>
        <w:t xml:space="preserve">ESPÍRITO SANTO (Estado). </w:t>
      </w:r>
      <w:r w:rsidRPr="008775DF">
        <w:rPr>
          <w:b/>
          <w:bCs/>
        </w:rPr>
        <w:t>Secretaria da Educação. Mais da metade dos alunos da rede estadual do Espírito Santo tem nota acima de 600 na redação do Enem 2023. 2024</w:t>
      </w:r>
      <w:r>
        <w:t>. Disponível em:</w:t>
      </w:r>
      <w:r w:rsidR="00697289">
        <w:t xml:space="preserve"> &lt;</w:t>
      </w:r>
      <w:r>
        <w:t xml:space="preserve"> </w:t>
      </w:r>
      <w:hyperlink r:id="rId168" w:history="1">
        <w:r w:rsidRPr="003E6922">
          <w:rPr>
            <w:rStyle w:val="Hyperlink"/>
          </w:rPr>
          <w:t>https://www.es.gov.br/Noticia/mais-da-metade-dos-alunos-da-rede-estadual-do-espirito-santo-tem-nota-acima-de-600-na-redacao-do-enem-2023</w:t>
        </w:r>
      </w:hyperlink>
      <w:r>
        <w:t xml:space="preserve"> </w:t>
      </w:r>
      <w:r w:rsidR="00697289">
        <w:t>&gt;</w:t>
      </w:r>
      <w:r>
        <w:t xml:space="preserve">. </w:t>
      </w:r>
      <w:r w:rsidR="006A0219" w:rsidRPr="006A0219">
        <w:rPr>
          <w:sz w:val="22"/>
        </w:rPr>
        <w:t xml:space="preserve">Acesso em: </w:t>
      </w:r>
      <w:r w:rsidR="006A0219">
        <w:rPr>
          <w:sz w:val="22"/>
        </w:rPr>
        <w:t>20</w:t>
      </w:r>
      <w:r w:rsidR="00FD5E1D">
        <w:rPr>
          <w:sz w:val="22"/>
        </w:rPr>
        <w:t>/11/2025</w:t>
      </w:r>
    </w:p>
    <w:p w14:paraId="532F9726" w14:textId="77777777" w:rsidR="0029534E" w:rsidRDefault="0029534E" w:rsidP="0029534E">
      <w:pPr>
        <w:spacing w:after="0"/>
        <w:contextualSpacing/>
        <w:jc w:val="left"/>
        <w:rPr>
          <w:sz w:val="22"/>
        </w:rPr>
      </w:pPr>
    </w:p>
    <w:p w14:paraId="4050248A" w14:textId="4D9C762E" w:rsidR="0029534E" w:rsidRDefault="0029534E" w:rsidP="0029534E">
      <w:pPr>
        <w:spacing w:after="0"/>
        <w:contextualSpacing/>
        <w:jc w:val="left"/>
      </w:pPr>
      <w:r>
        <w:rPr>
          <w:sz w:val="22"/>
        </w:rPr>
        <w:t xml:space="preserve">FIGMA. Disponível em: &lt; </w:t>
      </w:r>
      <w:hyperlink r:id="rId169" w:history="1">
        <w:r w:rsidRPr="00C12A3C">
          <w:rPr>
            <w:rStyle w:val="Hyperlink"/>
            <w:sz w:val="22"/>
          </w:rPr>
          <w:t>https://www.figma.com/pt-br/</w:t>
        </w:r>
      </w:hyperlink>
      <w:r>
        <w:rPr>
          <w:sz w:val="22"/>
        </w:rPr>
        <w:t xml:space="preserve"> &gt;. Acesso em: </w:t>
      </w:r>
      <w:r w:rsidR="00C4330F">
        <w:rPr>
          <w:sz w:val="22"/>
        </w:rPr>
        <w:t>18/11/2025</w:t>
      </w:r>
    </w:p>
    <w:p w14:paraId="01C4FFAE" w14:textId="77777777" w:rsidR="004A3792" w:rsidRDefault="004A3792" w:rsidP="0029534E">
      <w:pPr>
        <w:spacing w:after="0"/>
        <w:contextualSpacing/>
        <w:jc w:val="left"/>
      </w:pPr>
    </w:p>
    <w:p w14:paraId="4BF5749D" w14:textId="09A72FE0" w:rsidR="004A3792" w:rsidRDefault="004A3792" w:rsidP="0029534E">
      <w:pPr>
        <w:spacing w:after="0"/>
        <w:contextualSpacing/>
        <w:jc w:val="left"/>
        <w:rPr>
          <w:sz w:val="22"/>
        </w:rPr>
      </w:pPr>
      <w:r w:rsidRPr="004A3792">
        <w:t xml:space="preserve">GOMINING. </w:t>
      </w:r>
      <w:r w:rsidRPr="004A3792">
        <w:rPr>
          <w:b/>
          <w:bCs/>
        </w:rPr>
        <w:t>GoMining</w:t>
      </w:r>
      <w:r w:rsidRPr="004A3792">
        <w:t>. Disponível em:</w:t>
      </w:r>
      <w:r w:rsidR="00697289">
        <w:t xml:space="preserve"> &lt;</w:t>
      </w:r>
      <w:r w:rsidRPr="004A3792">
        <w:t xml:space="preserve"> </w:t>
      </w:r>
      <w:hyperlink r:id="rId170" w:tgtFrame="_new" w:history="1">
        <w:r w:rsidRPr="004A3792">
          <w:rPr>
            <w:rStyle w:val="Hyperlink"/>
          </w:rPr>
          <w:t>https://gomining.com.br/</w:t>
        </w:r>
      </w:hyperlink>
      <w:r w:rsidR="00697289">
        <w:t xml:space="preserve"> &gt;</w:t>
      </w:r>
      <w:r w:rsidRPr="004A3792">
        <w:t>. Acesso em: 20 nov. 2025.</w:t>
      </w:r>
      <w:r w:rsidR="006A0219">
        <w:t xml:space="preserve"> </w:t>
      </w:r>
      <w:r w:rsidR="006A0219" w:rsidRPr="006A0219">
        <w:rPr>
          <w:sz w:val="22"/>
        </w:rPr>
        <w:t xml:space="preserve">Acesso em: </w:t>
      </w:r>
      <w:r w:rsidR="009B3A77">
        <w:rPr>
          <w:sz w:val="22"/>
        </w:rPr>
        <w:t>18</w:t>
      </w:r>
      <w:r w:rsidR="00FD5E1D">
        <w:rPr>
          <w:sz w:val="22"/>
        </w:rPr>
        <w:t>/1</w:t>
      </w:r>
      <w:r w:rsidR="009B3A77">
        <w:rPr>
          <w:sz w:val="22"/>
        </w:rPr>
        <w:t>0</w:t>
      </w:r>
      <w:r w:rsidR="00FD5E1D">
        <w:rPr>
          <w:sz w:val="22"/>
        </w:rPr>
        <w:t>/</w:t>
      </w:r>
      <w:r w:rsidR="006A0219" w:rsidRPr="006A0219">
        <w:rPr>
          <w:sz w:val="22"/>
        </w:rPr>
        <w:t>2025.</w:t>
      </w:r>
    </w:p>
    <w:p w14:paraId="57189E42" w14:textId="77777777" w:rsidR="00262401" w:rsidRDefault="00262401" w:rsidP="0029534E">
      <w:pPr>
        <w:spacing w:after="0"/>
        <w:contextualSpacing/>
        <w:jc w:val="left"/>
        <w:rPr>
          <w:sz w:val="22"/>
        </w:rPr>
      </w:pPr>
    </w:p>
    <w:p w14:paraId="43A7B866" w14:textId="550B1B59" w:rsidR="00262401" w:rsidRPr="004A3792" w:rsidRDefault="00262401" w:rsidP="0029534E">
      <w:pPr>
        <w:spacing w:after="0"/>
        <w:contextualSpacing/>
        <w:jc w:val="left"/>
      </w:pPr>
      <w:r>
        <w:t xml:space="preserve">GOVERNO DO ESTADO DE SÃO PAULO. </w:t>
      </w:r>
      <w:r w:rsidRPr="000543F3">
        <w:rPr>
          <w:b/>
          <w:bCs/>
        </w:rPr>
        <w:t>Secretaria de Estado da Saúde. Gabinete do Secretário. Despacho – Estudos para elaboração de Proposta de Emenda à Constituição: limite mínimo de gastos</w:t>
      </w:r>
      <w:r>
        <w:t xml:space="preserve">. São Paulo, s.d. Disponível em: &lt; </w:t>
      </w:r>
      <w:hyperlink r:id="rId171" w:history="1">
        <w:r w:rsidRPr="005E5DE6">
          <w:rPr>
            <w:rStyle w:val="Hyperlink"/>
          </w:rPr>
          <w: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w:t>
        </w:r>
      </w:hyperlink>
      <w:r>
        <w:t xml:space="preserve"> &gt;.</w:t>
      </w:r>
      <w:r w:rsidRPr="006A0219">
        <w:rPr>
          <w:sz w:val="22"/>
        </w:rPr>
        <w:t xml:space="preserve"> Acesso em: 19</w:t>
      </w:r>
      <w:r>
        <w:rPr>
          <w:sz w:val="22"/>
        </w:rPr>
        <w:t>/11/</w:t>
      </w:r>
      <w:r w:rsidRPr="006A0219">
        <w:rPr>
          <w:sz w:val="22"/>
        </w:rPr>
        <w:t>2025.</w:t>
      </w:r>
    </w:p>
    <w:p w14:paraId="6FF9190A" w14:textId="77777777" w:rsidR="00A14A05" w:rsidRDefault="00A14A05" w:rsidP="0029534E">
      <w:pPr>
        <w:spacing w:after="0"/>
        <w:contextualSpacing/>
        <w:jc w:val="left"/>
      </w:pPr>
    </w:p>
    <w:p w14:paraId="10405CE3" w14:textId="5C658F20" w:rsidR="00A14A05" w:rsidRDefault="00A14A05" w:rsidP="0029534E">
      <w:pPr>
        <w:spacing w:after="0"/>
        <w:contextualSpacing/>
        <w:jc w:val="left"/>
      </w:pPr>
      <w:r>
        <w:t>INEP</w:t>
      </w:r>
      <w:r w:rsidRPr="00A14A05">
        <w:rPr>
          <w:b/>
          <w:bCs/>
        </w:rPr>
        <w:t>. A Redação do ENEM – Cartilha do(a) participante</w:t>
      </w:r>
      <w:r w:rsidRPr="00A14A05">
        <w:t>. INEP, 2024</w:t>
      </w:r>
      <w:r>
        <w:t>. Disponível em:</w:t>
      </w:r>
      <w:r w:rsidR="00697289">
        <w:t>&lt;</w:t>
      </w:r>
      <w:r>
        <w:t xml:space="preserve"> </w:t>
      </w:r>
      <w:hyperlink r:id="rId172" w:history="1">
        <w:r w:rsidRPr="003E6922">
          <w:rPr>
            <w:rStyle w:val="Hyperlink"/>
          </w:rPr>
          <w:t>https://www.gov.br/inep/pt-br/centrais-de-conteudo/acervo-linha-editorial/publicacoes-institucionais/avaliacoes-e-exames-da-educacao-basica/a-redacao-do-enem-cartilha-do-a-participante</w:t>
        </w:r>
      </w:hyperlink>
      <w:r>
        <w:t xml:space="preserve"> </w:t>
      </w:r>
      <w:r w:rsidR="00697289">
        <w:t>&gt;</w:t>
      </w:r>
      <w:r>
        <w:t xml:space="preserve">. </w:t>
      </w:r>
      <w:r w:rsidR="009B3A77" w:rsidRPr="006A0219">
        <w:rPr>
          <w:sz w:val="22"/>
        </w:rPr>
        <w:t xml:space="preserve">Acesso em: </w:t>
      </w:r>
      <w:r w:rsidR="009B3A77">
        <w:rPr>
          <w:sz w:val="22"/>
        </w:rPr>
        <w:t>20/11/2025</w:t>
      </w:r>
    </w:p>
    <w:p w14:paraId="1C5CB942" w14:textId="77777777" w:rsidR="00A14A05" w:rsidRDefault="00A14A05" w:rsidP="0029534E">
      <w:pPr>
        <w:spacing w:after="0"/>
        <w:contextualSpacing/>
        <w:jc w:val="left"/>
      </w:pPr>
    </w:p>
    <w:p w14:paraId="101ECD49" w14:textId="45429EA7" w:rsidR="00A14A05" w:rsidRDefault="00A14A05" w:rsidP="0029534E">
      <w:pPr>
        <w:spacing w:after="0"/>
        <w:contextualSpacing/>
        <w:jc w:val="left"/>
      </w:pPr>
      <w:r>
        <w:t>MINISTÉRIO DA EDUCAÇÃO; INSTITUTO NACIONAL DE ESTUDOS E PESQUISAS EDUCACIONAIS ANÍSIO TEIXEIRA (INEP</w:t>
      </w:r>
      <w:r w:rsidRPr="00A14A05">
        <w:t>).</w:t>
      </w:r>
      <w:r w:rsidRPr="00A14A05">
        <w:rPr>
          <w:b/>
          <w:bCs/>
        </w:rPr>
        <w:t xml:space="preserve"> Matriz de referência ENEM</w:t>
      </w:r>
      <w:r>
        <w:t xml:space="preserve">. Brasília: INEP, 2009. Disponível em: </w:t>
      </w:r>
      <w:r w:rsidR="00697289">
        <w:t xml:space="preserve">&lt; </w:t>
      </w:r>
      <w:hyperlink r:id="rId173" w:history="1">
        <w:r w:rsidR="00697289" w:rsidRPr="00484E20">
          <w:rPr>
            <w:rStyle w:val="Hyperlink"/>
          </w:rPr>
          <w:t>https://download.inep.gov.br/download/enem/matriz_referencia.pdf</w:t>
        </w:r>
      </w:hyperlink>
      <w:r>
        <w:t xml:space="preserve"> </w:t>
      </w:r>
      <w:r w:rsidR="00697289">
        <w:t>&gt;</w:t>
      </w:r>
      <w:r>
        <w:t xml:space="preserve">. </w:t>
      </w:r>
      <w:r w:rsidR="00697289" w:rsidRPr="006A0219">
        <w:rPr>
          <w:sz w:val="22"/>
        </w:rPr>
        <w:t xml:space="preserve">Acesso em: </w:t>
      </w:r>
      <w:r w:rsidR="000A5649">
        <w:rPr>
          <w:sz w:val="22"/>
        </w:rPr>
        <w:t>19</w:t>
      </w:r>
      <w:r w:rsidR="00697289">
        <w:rPr>
          <w:sz w:val="22"/>
        </w:rPr>
        <w:t>/1</w:t>
      </w:r>
      <w:r w:rsidR="000A5649">
        <w:rPr>
          <w:sz w:val="22"/>
        </w:rPr>
        <w:t>0</w:t>
      </w:r>
      <w:r w:rsidR="00697289">
        <w:rPr>
          <w:sz w:val="22"/>
        </w:rPr>
        <w:t>/</w:t>
      </w:r>
      <w:r w:rsidR="00697289" w:rsidRPr="006A0219">
        <w:rPr>
          <w:sz w:val="22"/>
        </w:rPr>
        <w:t>2025.</w:t>
      </w:r>
    </w:p>
    <w:p w14:paraId="440048DA" w14:textId="77777777" w:rsidR="008775DF" w:rsidRDefault="008775DF" w:rsidP="0029534E">
      <w:pPr>
        <w:spacing w:after="0"/>
        <w:contextualSpacing/>
        <w:jc w:val="left"/>
      </w:pPr>
    </w:p>
    <w:p w14:paraId="0DD5A286" w14:textId="5D408C04" w:rsidR="008775DF" w:rsidRDefault="008775DF" w:rsidP="0029534E">
      <w:pPr>
        <w:spacing w:after="0"/>
        <w:contextualSpacing/>
        <w:jc w:val="left"/>
      </w:pPr>
      <w:r>
        <w:t xml:space="preserve">RIO GRANDE DO SUL (Estado). </w:t>
      </w:r>
      <w:r w:rsidRPr="008775DF">
        <w:rPr>
          <w:b/>
          <w:bCs/>
        </w:rPr>
        <w:t>Jornal de Brasília. Redação do Enem desafia aluno da rede estadual e abismo com escola particular chega a 47%. 2024</w:t>
      </w:r>
      <w:r>
        <w:t>. Disponível em:</w:t>
      </w:r>
      <w:r w:rsidR="00697289">
        <w:t xml:space="preserve"> &lt;</w:t>
      </w:r>
      <w:r>
        <w:t xml:space="preserve"> </w:t>
      </w:r>
      <w:hyperlink r:id="rId174" w:history="1">
        <w:r w:rsidRPr="003E6922">
          <w:rPr>
            <w:rStyle w:val="Hyperlink"/>
          </w:rPr>
          <w:t>https://jornaldebrasilia.com.br/noticias/brasil/redacao-do-enem-desafia-aluno-da-rede-estadual-e-abismo-com-escola-particular-chega-a-47/</w:t>
        </w:r>
      </w:hyperlink>
      <w:r>
        <w:t xml:space="preserve"> </w:t>
      </w:r>
      <w:r w:rsidR="00697289">
        <w:t>&gt;</w:t>
      </w:r>
      <w:r>
        <w:t>.</w:t>
      </w:r>
      <w:r w:rsidRPr="008775DF">
        <w:t xml:space="preserve"> </w:t>
      </w:r>
      <w:r w:rsidR="009B3A77" w:rsidRPr="006A0219">
        <w:rPr>
          <w:sz w:val="22"/>
        </w:rPr>
        <w:t xml:space="preserve">Acesso em: </w:t>
      </w:r>
      <w:r w:rsidR="009B3A77">
        <w:rPr>
          <w:sz w:val="22"/>
        </w:rPr>
        <w:t>20/11/2025</w:t>
      </w:r>
    </w:p>
    <w:p w14:paraId="2E575E3E" w14:textId="77777777" w:rsidR="008775DF" w:rsidRDefault="008775DF" w:rsidP="0029534E">
      <w:pPr>
        <w:spacing w:after="0"/>
        <w:contextualSpacing/>
        <w:jc w:val="left"/>
      </w:pPr>
    </w:p>
    <w:p w14:paraId="3316347D" w14:textId="5C241B53" w:rsidR="00F81A0F" w:rsidRDefault="00F81A0F" w:rsidP="0029534E">
      <w:pPr>
        <w:spacing w:after="0"/>
        <w:contextualSpacing/>
        <w:jc w:val="left"/>
      </w:pPr>
      <w:r w:rsidRPr="00F81A0F">
        <w:t xml:space="preserve">SERGIPE (Estado). </w:t>
      </w:r>
      <w:r w:rsidRPr="00F81A0F">
        <w:rPr>
          <w:b/>
          <w:bCs/>
        </w:rPr>
        <w:t>Secretaria de Estado da Educação. Sergipe tem maior média de redação no Enem entre redes públicas do Brasil. 2024</w:t>
      </w:r>
      <w:r w:rsidRPr="00F81A0F">
        <w:t xml:space="preserve">. Disponível em: </w:t>
      </w:r>
      <w:r w:rsidR="00697289">
        <w:t xml:space="preserve">&lt; </w:t>
      </w:r>
      <w:hyperlink r:id="rId175" w:history="1">
        <w:r w:rsidR="00697289" w:rsidRPr="00484E20">
          <w:rPr>
            <w:rStyle w:val="Hyperlink"/>
          </w:rPr>
          <w:t>https://seduc.se.gov.br/sergipe-tem-maior-media-de-redacao-no-enem-entre-as-redes-publicas-do-brasil/</w:t>
        </w:r>
      </w:hyperlink>
      <w:r w:rsidR="00697289">
        <w:t xml:space="preserve"> &gt;. </w:t>
      </w:r>
      <w:r w:rsidR="009B3A77" w:rsidRPr="006A0219">
        <w:rPr>
          <w:sz w:val="22"/>
        </w:rPr>
        <w:t xml:space="preserve">Acesso em: </w:t>
      </w:r>
      <w:r w:rsidR="009B3A77">
        <w:rPr>
          <w:sz w:val="22"/>
        </w:rPr>
        <w:t>20/11/2025</w:t>
      </w:r>
    </w:p>
    <w:p w14:paraId="54B79D88" w14:textId="320AC1F7" w:rsidR="00F746AC" w:rsidRDefault="00F746AC" w:rsidP="0029534E">
      <w:pPr>
        <w:spacing w:after="0"/>
        <w:contextualSpacing/>
        <w:jc w:val="left"/>
      </w:pPr>
    </w:p>
    <w:p w14:paraId="29EF4A6B" w14:textId="3476D72D" w:rsidR="006A2D44" w:rsidRPr="006A2D44" w:rsidRDefault="006A2D44" w:rsidP="0029534E">
      <w:pPr>
        <w:spacing w:after="0"/>
        <w:contextualSpacing/>
        <w:jc w:val="left"/>
      </w:pPr>
      <w:r w:rsidRPr="006A2D44">
        <w:t xml:space="preserve">VECHI, Tiago. </w:t>
      </w:r>
      <w:r w:rsidRPr="006A2D44">
        <w:rPr>
          <w:b/>
          <w:bCs/>
        </w:rPr>
        <w:t>Correção de redações por IA alcança 95% de assertividade</w:t>
      </w:r>
      <w:r w:rsidRPr="006A2D44">
        <w:t>. Brasil Escola, 12 jun. 2024. Disponível em:</w:t>
      </w:r>
      <w:r w:rsidR="00697289">
        <w:t xml:space="preserve"> &lt; </w:t>
      </w:r>
      <w:hyperlink r:id="rId176" w:history="1">
        <w:r w:rsidR="00697289" w:rsidRPr="00484E20">
          <w:rPr>
            <w:rStyle w:val="Hyperlink"/>
          </w:rPr>
          <w:t>https://brasilescola.uol.com.br/noticias/correcao-de-redacoes-por-ia-alcanca-95-de-assertividade/3131599.html</w:t>
        </w:r>
      </w:hyperlink>
      <w:r w:rsidR="00697289">
        <w:t xml:space="preserve"> &gt;. </w:t>
      </w:r>
      <w:r w:rsidR="00697289" w:rsidRPr="006A0219">
        <w:rPr>
          <w:sz w:val="22"/>
        </w:rPr>
        <w:t xml:space="preserve">Acesso em: </w:t>
      </w:r>
      <w:r w:rsidR="009B3A77">
        <w:rPr>
          <w:sz w:val="22"/>
        </w:rPr>
        <w:t>18</w:t>
      </w:r>
      <w:r w:rsidR="00697289">
        <w:rPr>
          <w:sz w:val="22"/>
        </w:rPr>
        <w:t>/</w:t>
      </w:r>
      <w:r w:rsidR="009B3A77">
        <w:rPr>
          <w:sz w:val="22"/>
        </w:rPr>
        <w:t>11</w:t>
      </w:r>
      <w:r w:rsidR="00697289">
        <w:rPr>
          <w:sz w:val="22"/>
        </w:rPr>
        <w:t>/</w:t>
      </w:r>
      <w:r w:rsidR="00697289" w:rsidRPr="006A0219">
        <w:rPr>
          <w:sz w:val="22"/>
        </w:rPr>
        <w:t>2025.</w:t>
      </w:r>
    </w:p>
    <w:p w14:paraId="30268829" w14:textId="77777777" w:rsidR="008D156D" w:rsidRPr="00F746AC" w:rsidRDefault="008D156D" w:rsidP="0029534E">
      <w:pPr>
        <w:spacing w:after="0"/>
        <w:contextualSpacing/>
        <w:jc w:val="left"/>
        <w:rPr>
          <w:b/>
          <w:bCs/>
          <w:u w:val="single"/>
        </w:rPr>
      </w:pPr>
    </w:p>
    <w:p w14:paraId="0D1A7DD0" w14:textId="06B34595" w:rsidR="00043535" w:rsidRDefault="00043535" w:rsidP="00262401">
      <w:pPr>
        <w:spacing w:after="0"/>
        <w:contextualSpacing/>
        <w:jc w:val="left"/>
        <w:rPr>
          <w:b/>
          <w:bCs/>
        </w:rPr>
      </w:pPr>
      <w:r>
        <w:rPr>
          <w:b/>
          <w:bCs/>
        </w:rPr>
        <w:t>Artigos</w:t>
      </w:r>
      <w:r w:rsidR="00697289">
        <w:rPr>
          <w:b/>
          <w:bCs/>
        </w:rPr>
        <w:t>:</w:t>
      </w:r>
    </w:p>
    <w:p w14:paraId="6025FC9D" w14:textId="5E5814A8" w:rsidR="00FE5A18" w:rsidRDefault="00FE5A18" w:rsidP="00262401">
      <w:pPr>
        <w:spacing w:after="0"/>
        <w:contextualSpacing/>
        <w:jc w:val="left"/>
      </w:pPr>
      <w:r w:rsidRPr="00FE5A18">
        <w:t xml:space="preserve">BARBOSA, Carlos Roberto de Almeida Correa. </w:t>
      </w:r>
      <w:r w:rsidRPr="00FE5A18">
        <w:rPr>
          <w:b/>
          <w:bCs/>
        </w:rPr>
        <w:t>Transformações no Ensino-Aprendizagem com o Uso da Inteligência Artificial: Revisão Sistemática da Literatura</w:t>
      </w:r>
      <w:r w:rsidRPr="00FE5A18">
        <w:t xml:space="preserve">. RECIMA21 - Revista Científica Multidisciplinar, 2023. Disponível em: </w:t>
      </w:r>
      <w:r w:rsidR="00697289">
        <w:t xml:space="preserve">&lt; </w:t>
      </w:r>
      <w:hyperlink r:id="rId177" w:history="1">
        <w:r w:rsidR="00697289" w:rsidRPr="00484E20">
          <w:rPr>
            <w:rStyle w:val="Hyperlink"/>
          </w:rPr>
          <w:t>https://recima21.com.br/recima21/article/view/3103/2259</w:t>
        </w:r>
      </w:hyperlink>
      <w:r w:rsidR="00296BB2">
        <w:t xml:space="preserve"> </w:t>
      </w:r>
      <w:r w:rsidR="00697289">
        <w:t>&gt;. Acesso</w:t>
      </w:r>
      <w:r w:rsidR="00296BB2" w:rsidRPr="006A0219">
        <w:rPr>
          <w:sz w:val="22"/>
        </w:rPr>
        <w:t xml:space="preserve"> em: 1</w:t>
      </w:r>
      <w:r w:rsidR="000A5649">
        <w:rPr>
          <w:sz w:val="22"/>
        </w:rPr>
        <w:t>6</w:t>
      </w:r>
      <w:r w:rsidR="00296BB2">
        <w:rPr>
          <w:sz w:val="22"/>
        </w:rPr>
        <w:t>/11/</w:t>
      </w:r>
      <w:r w:rsidR="00296BB2" w:rsidRPr="006A0219">
        <w:rPr>
          <w:sz w:val="22"/>
        </w:rPr>
        <w:t>2025.</w:t>
      </w:r>
    </w:p>
    <w:p w14:paraId="0B9931B1" w14:textId="77777777" w:rsidR="00FE5A18" w:rsidRPr="00FE5A18" w:rsidRDefault="00FE5A18" w:rsidP="00262401">
      <w:pPr>
        <w:spacing w:after="0"/>
        <w:contextualSpacing/>
        <w:jc w:val="left"/>
      </w:pPr>
    </w:p>
    <w:p w14:paraId="61870DC1" w14:textId="11DFA550" w:rsidR="006A7B64" w:rsidRDefault="000543F3" w:rsidP="00262401">
      <w:pPr>
        <w:spacing w:after="0"/>
        <w:contextualSpacing/>
        <w:jc w:val="left"/>
      </w:pPr>
      <w:r>
        <w:t xml:space="preserve">CARNAVAL, Marilya Mariany. </w:t>
      </w:r>
      <w:r w:rsidRPr="000543F3">
        <w:rPr>
          <w:b/>
          <w:bCs/>
        </w:rPr>
        <w:t>A desigualdade da infraestrutura escolar das escolas estaduais do município de São Paulo</w:t>
      </w:r>
      <w:r>
        <w:t>. Jornal de Políticas Educacionais – Educ@, v. 15, 2021. Disponível em:</w:t>
      </w:r>
      <w:r w:rsidR="00296BB2">
        <w:t xml:space="preserve">&lt; </w:t>
      </w:r>
      <w:hyperlink r:id="rId178" w:history="1">
        <w:r w:rsidRPr="005E5DE6">
          <w:rPr>
            <w:rStyle w:val="Hyperlink"/>
          </w:rPr>
          <w:t>http://educa.fcc.org.br/scielo.php?script=sci_arttext&amp;pid=S1981-19692021000100130&amp;lng=pt&amp;nrm=iso</w:t>
        </w:r>
      </w:hyperlink>
      <w:r w:rsidR="00296BB2">
        <w:t xml:space="preserve"> &gt;</w:t>
      </w:r>
      <w:r>
        <w:t>.</w:t>
      </w:r>
      <w:r w:rsidR="00296BB2" w:rsidRPr="00296BB2">
        <w:rPr>
          <w:sz w:val="22"/>
        </w:rPr>
        <w:t xml:space="preserve"> </w:t>
      </w:r>
      <w:r w:rsidR="00296BB2" w:rsidRPr="006A0219">
        <w:rPr>
          <w:sz w:val="22"/>
        </w:rPr>
        <w:t>Acesso em: 1</w:t>
      </w:r>
      <w:r w:rsidR="000A5649">
        <w:rPr>
          <w:sz w:val="22"/>
        </w:rPr>
        <w:t>7</w:t>
      </w:r>
      <w:r w:rsidR="00296BB2">
        <w:rPr>
          <w:sz w:val="22"/>
        </w:rPr>
        <w:t>/11/</w:t>
      </w:r>
      <w:r w:rsidR="00296BB2" w:rsidRPr="006A0219">
        <w:rPr>
          <w:sz w:val="22"/>
        </w:rPr>
        <w:t>2025.</w:t>
      </w:r>
    </w:p>
    <w:p w14:paraId="3B5FB33C" w14:textId="77777777" w:rsidR="008775DF" w:rsidRDefault="008775DF" w:rsidP="00262401">
      <w:pPr>
        <w:spacing w:after="0"/>
        <w:contextualSpacing/>
        <w:jc w:val="left"/>
      </w:pPr>
    </w:p>
    <w:p w14:paraId="00603AE0" w14:textId="24D15727" w:rsidR="008775DF" w:rsidRPr="001702FA" w:rsidRDefault="008775DF" w:rsidP="00262401">
      <w:pPr>
        <w:spacing w:after="0"/>
        <w:contextualSpacing/>
        <w:jc w:val="left"/>
        <w:rPr>
          <w:lang w:val="en-US"/>
        </w:rPr>
      </w:pPr>
      <w:r>
        <w:t xml:space="preserve">FEIJÓ, Janaína Rodrigues; FRANÇA, João Mário Santos de. </w:t>
      </w:r>
      <w:r w:rsidRPr="008775DF">
        <w:rPr>
          <w:b/>
          <w:bCs/>
        </w:rPr>
        <w:t>Diferencial de desempenho entre jovens das escolas públicas e privadas</w:t>
      </w:r>
      <w:r>
        <w:t>. Estudos Econômicos, São Paulo, v. 51, n. 2, p. 373-408, 24 jun. 2021. Disponível em:</w:t>
      </w:r>
      <w:r w:rsidR="00296BB2">
        <w:t xml:space="preserve"> &lt;</w:t>
      </w:r>
      <w:r>
        <w:t xml:space="preserve"> </w:t>
      </w:r>
      <w:hyperlink r:id="rId179" w:history="1">
        <w:r w:rsidRPr="003E6922">
          <w:rPr>
            <w:rStyle w:val="Hyperlink"/>
          </w:rPr>
          <w:t>https://revistas.usp.br/ee/article/view/171074</w:t>
        </w:r>
      </w:hyperlink>
      <w:r w:rsidR="00296BB2">
        <w:t xml:space="preserve"> &gt;</w:t>
      </w:r>
      <w:r>
        <w:t xml:space="preserve">. </w:t>
      </w:r>
      <w:r w:rsidR="00296BB2" w:rsidRPr="001702FA">
        <w:rPr>
          <w:sz w:val="22"/>
          <w:lang w:val="en-US"/>
        </w:rPr>
        <w:t>Acesso em: 1</w:t>
      </w:r>
      <w:r w:rsidR="000A5649">
        <w:rPr>
          <w:sz w:val="22"/>
          <w:lang w:val="en-US"/>
        </w:rPr>
        <w:t>7</w:t>
      </w:r>
      <w:r w:rsidR="00296BB2" w:rsidRPr="001702FA">
        <w:rPr>
          <w:sz w:val="22"/>
          <w:lang w:val="en-US"/>
        </w:rPr>
        <w:t>/11/2025.</w:t>
      </w:r>
    </w:p>
    <w:p w14:paraId="26CD334D" w14:textId="77777777" w:rsidR="00A21054" w:rsidRPr="001702FA" w:rsidRDefault="00A21054" w:rsidP="00262401">
      <w:pPr>
        <w:spacing w:after="0"/>
        <w:contextualSpacing/>
        <w:jc w:val="left"/>
        <w:rPr>
          <w:lang w:val="en-US"/>
        </w:rPr>
      </w:pPr>
    </w:p>
    <w:p w14:paraId="4E29973A" w14:textId="6B3A9A40" w:rsidR="00A21054" w:rsidRPr="00A21054" w:rsidRDefault="00A21054" w:rsidP="00262401">
      <w:pPr>
        <w:spacing w:after="0"/>
        <w:contextualSpacing/>
        <w:jc w:val="left"/>
      </w:pPr>
      <w:r w:rsidRPr="00A21054">
        <w:rPr>
          <w:lang w:val="en-US"/>
        </w:rPr>
        <w:t xml:space="preserve">MARINHO, J. C. Automated Essay Scoring: An approach based on ENEM. </w:t>
      </w:r>
      <w:r w:rsidRPr="00A21054">
        <w:t xml:space="preserve">In: Anais do XIX </w:t>
      </w:r>
      <w:r w:rsidRPr="00A21054">
        <w:rPr>
          <w:b/>
          <w:bCs/>
        </w:rPr>
        <w:t>Encontro Nacional de Inteligência Artificial e Computacional</w:t>
      </w:r>
      <w:r w:rsidRPr="00A21054">
        <w:t xml:space="preserve"> – ENIAC, 2022. Disponível em:</w:t>
      </w:r>
      <w:r w:rsidR="00296BB2">
        <w:t xml:space="preserve">&lt; </w:t>
      </w:r>
      <w:r w:rsidRPr="00A21054">
        <w:t xml:space="preserve"> </w:t>
      </w:r>
      <w:hyperlink r:id="rId180" w:tgtFrame="_new" w:history="1">
        <w:r w:rsidRPr="00A21054">
          <w:rPr>
            <w:rStyle w:val="Hyperlink"/>
          </w:rPr>
          <w:t>https://sol.sbc.org.br/index.php/eniac/article/view/22769</w:t>
        </w:r>
      </w:hyperlink>
      <w:r w:rsidR="00296BB2">
        <w:t xml:space="preserve"> &gt; </w:t>
      </w:r>
      <w:r w:rsidR="00296BB2" w:rsidRPr="006A0219">
        <w:rPr>
          <w:sz w:val="22"/>
        </w:rPr>
        <w:t>Acesso em: 1</w:t>
      </w:r>
      <w:r w:rsidR="000A5649">
        <w:rPr>
          <w:sz w:val="22"/>
        </w:rPr>
        <w:t>8</w:t>
      </w:r>
      <w:r w:rsidR="00296BB2">
        <w:rPr>
          <w:sz w:val="22"/>
        </w:rPr>
        <w:t>/11/</w:t>
      </w:r>
      <w:r w:rsidR="00296BB2" w:rsidRPr="006A0219">
        <w:rPr>
          <w:sz w:val="22"/>
        </w:rPr>
        <w:t>2025.</w:t>
      </w:r>
    </w:p>
    <w:p w14:paraId="65DA04A7" w14:textId="77777777" w:rsidR="006D458A" w:rsidRDefault="006D458A" w:rsidP="00262401">
      <w:pPr>
        <w:spacing w:after="0"/>
        <w:contextualSpacing/>
        <w:jc w:val="left"/>
      </w:pPr>
    </w:p>
    <w:p w14:paraId="0476E089" w14:textId="5C1E1EE4" w:rsidR="006D458A" w:rsidRPr="006D458A" w:rsidRDefault="006D458A" w:rsidP="00262401">
      <w:pPr>
        <w:spacing w:after="0"/>
        <w:contextualSpacing/>
        <w:jc w:val="left"/>
      </w:pPr>
      <w:r w:rsidRPr="006D458A">
        <w:t xml:space="preserve">SACHETE, Andréia dos Santos; LOIOLA, Alba Valéria de Sant’Anna de Freitas; PEREIRA, Anderson Martins; ROSSI, Fábio Diniz; GOMES, Raquel Salcedo. </w:t>
      </w:r>
      <w:r w:rsidRPr="006D458A">
        <w:rPr>
          <w:b/>
          <w:bCs/>
        </w:rPr>
        <w:t xml:space="preserve">EnemIA: correção de redações do Enem com Inteligência Artificial. </w:t>
      </w:r>
      <w:r w:rsidR="005A6546" w:rsidRPr="005A6546">
        <w:t>Scielo Brasil</w:t>
      </w:r>
      <w:r w:rsidR="005A6546">
        <w:t>, T</w:t>
      </w:r>
      <w:r w:rsidRPr="006D458A">
        <w:t>rabalhos em Linguística</w:t>
      </w:r>
      <w:r w:rsidR="005A6546">
        <w:t>, 30 jun</w:t>
      </w:r>
      <w:r w:rsidRPr="006D458A">
        <w:t xml:space="preserve"> 2025. Disponível em:</w:t>
      </w:r>
      <w:r w:rsidR="00296BB2">
        <w:t xml:space="preserve"> &lt; </w:t>
      </w:r>
      <w:hyperlink r:id="rId181" w:tgtFrame="_new" w:history="1">
        <w:r w:rsidRPr="006D458A">
          <w:rPr>
            <w:rStyle w:val="Hyperlink"/>
          </w:rPr>
          <w:t>https://www.scielo.br/j/tl/a/xzBKry3YHNpTNwTjkXqSsks/?format=html&amp;lang=pt</w:t>
        </w:r>
      </w:hyperlink>
      <w:r w:rsidR="00296BB2">
        <w:t xml:space="preserve"> &gt;</w:t>
      </w:r>
      <w:r w:rsidRPr="006D458A">
        <w:t xml:space="preserve">. </w:t>
      </w:r>
      <w:r w:rsidR="00296BB2" w:rsidRPr="006A0219">
        <w:rPr>
          <w:sz w:val="22"/>
        </w:rPr>
        <w:t>Acesso em: 1</w:t>
      </w:r>
      <w:r w:rsidR="000A5649">
        <w:rPr>
          <w:sz w:val="22"/>
        </w:rPr>
        <w:t>6</w:t>
      </w:r>
      <w:r w:rsidR="00296BB2">
        <w:rPr>
          <w:sz w:val="22"/>
        </w:rPr>
        <w:t>/11/</w:t>
      </w:r>
      <w:r w:rsidR="00296BB2" w:rsidRPr="006A0219">
        <w:rPr>
          <w:sz w:val="22"/>
        </w:rPr>
        <w:t>2025.</w:t>
      </w:r>
    </w:p>
    <w:p w14:paraId="2E47AE59" w14:textId="1B00D4B1" w:rsidR="000543F3" w:rsidRPr="00C3013A" w:rsidRDefault="000543F3" w:rsidP="00262401">
      <w:pPr>
        <w:spacing w:after="0"/>
        <w:contextualSpacing/>
        <w:jc w:val="left"/>
      </w:pPr>
    </w:p>
    <w:p w14:paraId="304EB100" w14:textId="4FFA8106" w:rsidR="00C3013A" w:rsidRPr="00C3013A" w:rsidRDefault="004760B1" w:rsidP="00262401">
      <w:pPr>
        <w:spacing w:after="0"/>
        <w:contextualSpacing/>
        <w:jc w:val="left"/>
      </w:pPr>
      <w:r w:rsidRPr="00C3013A">
        <w:t>SANTANA</w:t>
      </w:r>
      <w:r w:rsidR="00C3013A" w:rsidRPr="00C3013A">
        <w:t>, Izabel Jensen; DANTAS, Adriana S.R.</w:t>
      </w:r>
      <w:r w:rsidR="00E119BE">
        <w:t xml:space="preserve"> </w:t>
      </w:r>
      <w:r w:rsidRPr="00C3013A">
        <w:rPr>
          <w:b/>
          <w:bCs/>
        </w:rPr>
        <w:t>A redação do Enem como expressão de capital cultural: renda, tipo de escola e raça em análise</w:t>
      </w:r>
      <w:r w:rsidR="00C3013A">
        <w:t>.</w:t>
      </w:r>
      <w:r w:rsidR="00E37E64">
        <w:t xml:space="preserve"> </w:t>
      </w:r>
      <w:r w:rsidR="00E37E64" w:rsidRPr="00E37E64">
        <w:t>SciELO Preprints</w:t>
      </w:r>
      <w:r w:rsidR="00E37E64">
        <w:t>, 2025</w:t>
      </w:r>
      <w:r w:rsidR="00C3013A">
        <w:t xml:space="preserve"> </w:t>
      </w:r>
      <w:r w:rsidR="00E37E64">
        <w:t>(</w:t>
      </w:r>
      <w:r w:rsidRPr="00C3013A">
        <w:t>versão 1</w:t>
      </w:r>
      <w:r w:rsidR="00E37E64">
        <w:t xml:space="preserve">). </w:t>
      </w:r>
      <w:r w:rsidR="00E119BE" w:rsidRPr="00C3013A">
        <w:t>Disponível</w:t>
      </w:r>
      <w:r w:rsidR="006A7B64" w:rsidRPr="00C3013A">
        <w:t xml:space="preserve"> em: &lt; </w:t>
      </w:r>
      <w:hyperlink r:id="rId182" w:history="1">
        <w:r w:rsidR="00C3013A" w:rsidRPr="00C3013A">
          <w:rPr>
            <w:rStyle w:val="Hyperlink"/>
          </w:rPr>
          <w:t>https://preprints.scielo.org/index.a/scielo/preprint/view/11056/version/11656</w:t>
        </w:r>
      </w:hyperlink>
    </w:p>
    <w:p w14:paraId="4443F7E1" w14:textId="1EA44BDB" w:rsidR="006A7B64" w:rsidRPr="00C3013A" w:rsidRDefault="006A7B64" w:rsidP="00262401">
      <w:pPr>
        <w:spacing w:after="0"/>
        <w:contextualSpacing/>
        <w:jc w:val="left"/>
      </w:pPr>
      <w:r w:rsidRPr="00C3013A">
        <w:t>&gt;</w:t>
      </w:r>
      <w:r w:rsidR="00296BB2">
        <w:t xml:space="preserve">. </w:t>
      </w:r>
      <w:r w:rsidR="00296BB2" w:rsidRPr="006A0219">
        <w:rPr>
          <w:sz w:val="22"/>
        </w:rPr>
        <w:t xml:space="preserve">Acesso em: </w:t>
      </w:r>
      <w:r w:rsidR="000A5649">
        <w:rPr>
          <w:sz w:val="22"/>
        </w:rPr>
        <w:t>19</w:t>
      </w:r>
      <w:r w:rsidR="00296BB2">
        <w:rPr>
          <w:sz w:val="22"/>
        </w:rPr>
        <w:t>/</w:t>
      </w:r>
      <w:r w:rsidR="000A5649">
        <w:rPr>
          <w:sz w:val="22"/>
        </w:rPr>
        <w:t>10</w:t>
      </w:r>
      <w:r w:rsidR="00296BB2">
        <w:rPr>
          <w:sz w:val="22"/>
        </w:rPr>
        <w:t>/</w:t>
      </w:r>
      <w:r w:rsidR="00296BB2" w:rsidRPr="006A0219">
        <w:rPr>
          <w:sz w:val="22"/>
        </w:rPr>
        <w:t>2025.</w:t>
      </w:r>
    </w:p>
    <w:p w14:paraId="4BFE603F" w14:textId="14F0F124" w:rsidR="00882A93" w:rsidRPr="00C3013A" w:rsidRDefault="00882A93" w:rsidP="00262401">
      <w:pPr>
        <w:spacing w:after="0"/>
        <w:contextualSpacing/>
        <w:jc w:val="left"/>
      </w:pPr>
    </w:p>
    <w:p w14:paraId="660C5289" w14:textId="339D1F4B" w:rsidR="00043535" w:rsidRDefault="00043535" w:rsidP="00262401">
      <w:pPr>
        <w:spacing w:after="0"/>
        <w:contextualSpacing/>
        <w:jc w:val="left"/>
        <w:rPr>
          <w:b/>
          <w:bCs/>
        </w:rPr>
      </w:pPr>
      <w:r>
        <w:rPr>
          <w:b/>
          <w:bCs/>
        </w:rPr>
        <w:t>Livros</w:t>
      </w:r>
    </w:p>
    <w:p w14:paraId="018DFAC0" w14:textId="616F504D" w:rsidR="009C5FDA" w:rsidRDefault="00043535" w:rsidP="00295806">
      <w:pPr>
        <w:spacing w:after="0"/>
        <w:contextualSpacing/>
        <w:jc w:val="left"/>
        <w:rPr>
          <w:u w:val="single"/>
        </w:rPr>
      </w:pPr>
      <w:r w:rsidRPr="00CC179F">
        <w:rPr>
          <w:u w:val="single"/>
        </w:rPr>
        <w:t>SOMMERVILLE, Ian</w:t>
      </w:r>
      <w:r w:rsidR="00C3013A" w:rsidRPr="00CC179F">
        <w:rPr>
          <w:u w:val="single"/>
        </w:rPr>
        <w:t>.</w:t>
      </w:r>
      <w:r w:rsidR="00E119BE" w:rsidRPr="00CC179F">
        <w:rPr>
          <w:u w:val="single"/>
        </w:rPr>
        <w:t xml:space="preserve"> </w:t>
      </w:r>
      <w:r w:rsidR="00C3013A" w:rsidRPr="00CC179F">
        <w:rPr>
          <w:b/>
          <w:bCs/>
          <w:u w:val="single"/>
        </w:rPr>
        <w:t>Engenharia</w:t>
      </w:r>
      <w:r w:rsidRPr="00CC179F">
        <w:rPr>
          <w:b/>
          <w:bCs/>
          <w:u w:val="single"/>
        </w:rPr>
        <w:t xml:space="preserve"> de </w:t>
      </w:r>
      <w:r w:rsidR="00C3013A" w:rsidRPr="00CC179F">
        <w:rPr>
          <w:b/>
          <w:bCs/>
          <w:u w:val="single"/>
        </w:rPr>
        <w:t>Software</w:t>
      </w:r>
      <w:r w:rsidRPr="00CC179F">
        <w:rPr>
          <w:u w:val="single"/>
        </w:rPr>
        <w:t>. 9ª Edição. São Paulo: Pearson, 2011.</w:t>
      </w:r>
    </w:p>
    <w:p w14:paraId="655AB8B7" w14:textId="77777777" w:rsidR="00CC28F5" w:rsidRDefault="00CC28F5" w:rsidP="00295806">
      <w:pPr>
        <w:spacing w:after="0"/>
        <w:contextualSpacing/>
        <w:jc w:val="left"/>
        <w:rPr>
          <w:u w:val="single"/>
        </w:rPr>
      </w:pPr>
    </w:p>
    <w:p w14:paraId="0512BFE2" w14:textId="5B6E163C" w:rsidR="00007E41" w:rsidRPr="00262401" w:rsidRDefault="00CC28F5" w:rsidP="00295806">
      <w:pPr>
        <w:spacing w:after="0"/>
        <w:contextualSpacing/>
        <w:jc w:val="left"/>
        <w:rPr>
          <w:u w:val="single"/>
        </w:rPr>
      </w:pPr>
      <w:r w:rsidRPr="00CC28F5">
        <w:rPr>
          <w:u w:val="single"/>
        </w:rPr>
        <w:t xml:space="preserve">ELMASRI, Ramez; NAVATHE, Shamkant B. </w:t>
      </w:r>
      <w:r w:rsidRPr="00CC28F5">
        <w:rPr>
          <w:b/>
          <w:bCs/>
          <w:u w:val="single"/>
        </w:rPr>
        <w:t xml:space="preserve">Sistema de </w:t>
      </w:r>
      <w:r w:rsidR="00DA380D">
        <w:rPr>
          <w:b/>
          <w:bCs/>
          <w:u w:val="single"/>
        </w:rPr>
        <w:t>B</w:t>
      </w:r>
      <w:r w:rsidRPr="00CC28F5">
        <w:rPr>
          <w:b/>
          <w:bCs/>
          <w:u w:val="single"/>
        </w:rPr>
        <w:t xml:space="preserve">anco de </w:t>
      </w:r>
      <w:r w:rsidR="00DA380D">
        <w:rPr>
          <w:b/>
          <w:bCs/>
          <w:u w:val="single"/>
        </w:rPr>
        <w:t>D</w:t>
      </w:r>
      <w:r w:rsidRPr="00CC28F5">
        <w:rPr>
          <w:b/>
          <w:bCs/>
          <w:u w:val="single"/>
        </w:rPr>
        <w:t>ados</w:t>
      </w:r>
      <w:r w:rsidRPr="00CC28F5">
        <w:rPr>
          <w:u w:val="single"/>
        </w:rPr>
        <w:t>. 6. ed. São Paulo: Pearson Education do Brasil, 2011. Cap. 1.</w:t>
      </w:r>
    </w:p>
    <w:sectPr w:rsidR="00007E41" w:rsidRPr="00262401" w:rsidSect="00040451">
      <w:pgSz w:w="11906" w:h="16838" w:code="9"/>
      <w:pgMar w:top="1701" w:right="1134"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ulo_63588@UIRAPURU.BR" w:date="2026-03-17T19:17:00Z" w:initials="p">
    <w:p w14:paraId="10E6599C" w14:textId="32F0F0C8" w:rsidR="00E46863" w:rsidRDefault="00E46863">
      <w:pPr>
        <w:pStyle w:val="Textodecomentrio"/>
      </w:pPr>
      <w:r>
        <w:rPr>
          <w:rStyle w:val="Refdecomentrio"/>
        </w:rPr>
        <w:annotationRef/>
      </w:r>
      <w:r>
        <w:t>Favor escrever o tema com as iniciais maiúsculas</w:t>
      </w:r>
    </w:p>
  </w:comment>
  <w:comment w:id="1" w:author="paulo_63588@UIRAPURU.BR" w:date="2026-03-17T19:20:00Z" w:initials="p">
    <w:p w14:paraId="395BF1E9" w14:textId="4CE966AB" w:rsidR="00E46863" w:rsidRDefault="00E46863">
      <w:pPr>
        <w:pStyle w:val="Textodecomentrio"/>
      </w:pPr>
      <w:r>
        <w:rPr>
          <w:rStyle w:val="Refdecomentrio"/>
        </w:rPr>
        <w:annotationRef/>
      </w:r>
      <w:r>
        <w:t>Favor atualizar o ano</w:t>
      </w:r>
    </w:p>
  </w:comment>
  <w:comment w:id="5" w:author="paulo_63588@UIRAPURU.BR" w:date="2026-03-17T19:24:00Z" w:initials="p">
    <w:p w14:paraId="2761B94A" w14:textId="6EFA4ED4" w:rsidR="00E46863" w:rsidRDefault="00E46863">
      <w:pPr>
        <w:pStyle w:val="Textodecomentrio"/>
      </w:pPr>
      <w:r>
        <w:rPr>
          <w:rStyle w:val="Refdecomentrio"/>
        </w:rPr>
        <w:annotationRef/>
      </w:r>
      <w:r>
        <w:t>Favor refazer a numeração de páginas das páginas de forma automática, tanto antes da 1. INTRODUÇÃO como depois.</w:t>
      </w:r>
    </w:p>
  </w:comment>
  <w:comment w:id="23" w:author="paulo_63588@UIRAPURU.BR" w:date="2026-03-17T19:34:00Z" w:initials="p">
    <w:p w14:paraId="0B2F4BE7" w14:textId="77777777" w:rsidR="00817CE0" w:rsidRDefault="00817CE0">
      <w:pPr>
        <w:pStyle w:val="Textodecomentrio"/>
      </w:pPr>
      <w:r>
        <w:rPr>
          <w:rStyle w:val="Refdecomentrio"/>
        </w:rPr>
        <w:annotationRef/>
      </w:r>
      <w:r>
        <w:t>Favor mover o conteúdo 1.2 Objetivos Específicos na página anterior.</w:t>
      </w:r>
    </w:p>
    <w:p w14:paraId="736BCE3A" w14:textId="77777777" w:rsidR="00817CE0" w:rsidRDefault="00817CE0">
      <w:pPr>
        <w:pStyle w:val="Textodecomentrio"/>
      </w:pPr>
    </w:p>
    <w:p w14:paraId="5F604C49" w14:textId="4A78D582" w:rsidR="00817CE0" w:rsidRDefault="00817CE0">
      <w:pPr>
        <w:pStyle w:val="Textodecomentrio"/>
      </w:pPr>
      <w:r>
        <w:t>Revisar todos os objetivos abaixo, se algum deles não for implementar, favor remover.</w:t>
      </w:r>
    </w:p>
  </w:comment>
  <w:comment w:id="31" w:author="paulo_63588@UIRAPURU.BR" w:date="2026-03-17T19:49:00Z" w:initials="p">
    <w:p w14:paraId="278324FE" w14:textId="7597B000" w:rsidR="004D68C2" w:rsidRDefault="004D68C2">
      <w:pPr>
        <w:pStyle w:val="Textodecomentrio"/>
      </w:pPr>
      <w:r>
        <w:rPr>
          <w:rStyle w:val="Refdecomentrio"/>
        </w:rPr>
        <w:annotationRef/>
      </w:r>
      <w:r>
        <w:t>Favor verificar os percentuais das barras verde e vermelha.</w:t>
      </w:r>
    </w:p>
  </w:comment>
  <w:comment w:id="32" w:author="paulo_63588@UIRAPURU.BR" w:date="2026-03-17T19:50:00Z" w:initials="p">
    <w:p w14:paraId="296BDB65" w14:textId="32194C53" w:rsidR="004D68C2" w:rsidRDefault="004D68C2" w:rsidP="004D68C2">
      <w:pPr>
        <w:pStyle w:val="Textodecomentrio"/>
      </w:pPr>
      <w:r>
        <w:rPr>
          <w:rStyle w:val="Refdecomentrio"/>
        </w:rPr>
        <w:annotationRef/>
      </w:r>
      <w:r>
        <w:rPr>
          <w:rStyle w:val="Refdecomentrio"/>
        </w:rPr>
        <w:annotationRef/>
      </w:r>
      <w:r>
        <w:t>Favor verificar os percentuais das barras roxa e amarela.</w:t>
      </w:r>
    </w:p>
    <w:p w14:paraId="06EF637F" w14:textId="29CC701C" w:rsidR="004D68C2" w:rsidRDefault="004D68C2">
      <w:pPr>
        <w:pStyle w:val="Textodecomentrio"/>
      </w:pPr>
    </w:p>
  </w:comment>
  <w:comment w:id="41" w:author="paulo_63588@UIRAPURU.BR" w:date="2026-03-17T19:56:00Z" w:initials="p">
    <w:p w14:paraId="39206E5D" w14:textId="5744BEFD" w:rsidR="00D86BBE" w:rsidRDefault="00D86BBE">
      <w:pPr>
        <w:pStyle w:val="Textodecomentrio"/>
      </w:pPr>
      <w:r>
        <w:rPr>
          <w:rStyle w:val="Refdecomentrio"/>
        </w:rPr>
        <w:annotationRef/>
      </w:r>
      <w:r>
        <w:t>Favor adicionar as informações das ferramentas e métodos que serão utilizados, além do Scrum.</w:t>
      </w:r>
    </w:p>
  </w:comment>
  <w:comment w:id="55" w:author="paulo_63588@UIRAPURU.BR" w:date="2026-03-17T20:31:00Z" w:initials="p">
    <w:p w14:paraId="23DC8764" w14:textId="51A1B180" w:rsidR="009D73F8" w:rsidRDefault="009D73F8">
      <w:pPr>
        <w:pStyle w:val="Textodecomentrio"/>
      </w:pPr>
      <w:r>
        <w:rPr>
          <w:rStyle w:val="Refdecomentrio"/>
        </w:rPr>
        <w:annotationRef/>
      </w:r>
      <w:r>
        <w:t>Favor inserir os requisitos não funcionais em uma tabela, como está os funcionais.</w:t>
      </w:r>
    </w:p>
  </w:comment>
  <w:comment w:id="91" w:author="paulo_63588@UIRAPURU.BR" w:date="2026-03-17T20:57:00Z" w:initials="p">
    <w:p w14:paraId="391C566E" w14:textId="174938F7" w:rsidR="005D437C" w:rsidRDefault="005D437C">
      <w:pPr>
        <w:pStyle w:val="Textodecomentrio"/>
      </w:pPr>
      <w:r>
        <w:rPr>
          <w:rStyle w:val="Refdecomentrio"/>
        </w:rPr>
        <w:annotationRef/>
      </w:r>
      <w:r>
        <w:t>Favor verificar o que é comentário e o que é citação.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E6599C" w15:done="1"/>
  <w15:commentEx w15:paraId="395BF1E9" w15:done="1"/>
  <w15:commentEx w15:paraId="2761B94A" w15:done="1"/>
  <w15:commentEx w15:paraId="5F604C49" w15:done="1"/>
  <w15:commentEx w15:paraId="278324FE" w15:done="1"/>
  <w15:commentEx w15:paraId="06EF637F" w15:done="1"/>
  <w15:commentEx w15:paraId="39206E5D" w15:done="1"/>
  <w15:commentEx w15:paraId="23DC8764" w15:done="1"/>
  <w15:commentEx w15:paraId="391C56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49ED35A" w16cex:dateUtc="2026-03-17T22:17:00Z"/>
  <w16cex:commentExtensible w16cex:durableId="01EB89DE" w16cex:dateUtc="2026-03-17T22:20:00Z"/>
  <w16cex:commentExtensible w16cex:durableId="712758A6" w16cex:dateUtc="2026-03-17T22:24:00Z"/>
  <w16cex:commentExtensible w16cex:durableId="21D1CEE5" w16cex:dateUtc="2026-03-17T22:34:00Z"/>
  <w16cex:commentExtensible w16cex:durableId="4F749F93" w16cex:dateUtc="2026-03-17T22:49:00Z"/>
  <w16cex:commentExtensible w16cex:durableId="0B7982BE" w16cex:dateUtc="2026-03-17T22:50:00Z"/>
  <w16cex:commentExtensible w16cex:durableId="4446A320" w16cex:dateUtc="2026-03-17T22:56:00Z"/>
  <w16cex:commentExtensible w16cex:durableId="7E914DFE" w16cex:dateUtc="2026-03-17T23:31:00Z"/>
  <w16cex:commentExtensible w16cex:durableId="07242A27" w16cex:dateUtc="2026-03-17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E6599C" w16cid:durableId="549ED35A"/>
  <w16cid:commentId w16cid:paraId="395BF1E9" w16cid:durableId="01EB89DE"/>
  <w16cid:commentId w16cid:paraId="2761B94A" w16cid:durableId="712758A6"/>
  <w16cid:commentId w16cid:paraId="5F604C49" w16cid:durableId="21D1CEE5"/>
  <w16cid:commentId w16cid:paraId="278324FE" w16cid:durableId="4F749F93"/>
  <w16cid:commentId w16cid:paraId="06EF637F" w16cid:durableId="0B7982BE"/>
  <w16cid:commentId w16cid:paraId="39206E5D" w16cid:durableId="4446A320"/>
  <w16cid:commentId w16cid:paraId="23DC8764" w16cid:durableId="7E914DFE"/>
  <w16cid:commentId w16cid:paraId="391C566E" w16cid:durableId="07242A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74BBA" w14:textId="77777777" w:rsidR="0014059C" w:rsidRDefault="0014059C" w:rsidP="004D4AA6">
      <w:pPr>
        <w:spacing w:after="0" w:line="240" w:lineRule="auto"/>
      </w:pPr>
      <w:r>
        <w:separator/>
      </w:r>
    </w:p>
  </w:endnote>
  <w:endnote w:type="continuationSeparator" w:id="0">
    <w:p w14:paraId="7E1A4887" w14:textId="77777777" w:rsidR="0014059C" w:rsidRDefault="0014059C" w:rsidP="004D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FC469" w14:textId="77777777" w:rsidR="0014059C" w:rsidRDefault="0014059C" w:rsidP="004D4AA6">
      <w:pPr>
        <w:spacing w:after="0" w:line="240" w:lineRule="auto"/>
      </w:pPr>
      <w:r>
        <w:separator/>
      </w:r>
    </w:p>
  </w:footnote>
  <w:footnote w:type="continuationSeparator" w:id="0">
    <w:p w14:paraId="3D0D38EE" w14:textId="77777777" w:rsidR="0014059C" w:rsidRDefault="0014059C" w:rsidP="004D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E970A" w14:textId="73E9678F" w:rsidR="00040451" w:rsidRDefault="00040451" w:rsidP="004950BE">
    <w:pPr>
      <w:pStyle w:val="Cabealho"/>
      <w:jc w:val="center"/>
    </w:pPr>
  </w:p>
  <w:p w14:paraId="0B8D1B58" w14:textId="77777777" w:rsidR="00126672" w:rsidRDefault="00126672" w:rsidP="005C2E4A">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877133"/>
      <w:docPartObj>
        <w:docPartGallery w:val="Page Numbers (Top of Page)"/>
        <w:docPartUnique/>
      </w:docPartObj>
    </w:sdtPr>
    <w:sdtEndPr>
      <w:rPr>
        <w:b/>
        <w:bCs/>
      </w:rPr>
    </w:sdtEndPr>
    <w:sdtContent>
      <w:p w14:paraId="74E8DC0D" w14:textId="0388DCF7" w:rsidR="004950BE" w:rsidRPr="004950BE" w:rsidRDefault="004950BE">
        <w:pPr>
          <w:pStyle w:val="Cabealho"/>
          <w:jc w:val="right"/>
          <w:rPr>
            <w:b/>
            <w:bCs/>
          </w:rPr>
        </w:pPr>
        <w:r w:rsidRPr="004950BE">
          <w:rPr>
            <w:b/>
            <w:bCs/>
          </w:rPr>
          <w:fldChar w:fldCharType="begin"/>
        </w:r>
        <w:r w:rsidRPr="004950BE">
          <w:rPr>
            <w:b/>
            <w:bCs/>
          </w:rPr>
          <w:instrText>PAGE   \* MERGEFORMAT</w:instrText>
        </w:r>
        <w:r w:rsidRPr="004950BE">
          <w:rPr>
            <w:b/>
            <w:bCs/>
          </w:rPr>
          <w:fldChar w:fldCharType="separate"/>
        </w:r>
        <w:r w:rsidRPr="004950BE">
          <w:rPr>
            <w:b/>
            <w:bCs/>
          </w:rPr>
          <w:t>2</w:t>
        </w:r>
        <w:r w:rsidRPr="004950BE">
          <w:rPr>
            <w:b/>
            <w:bCs/>
          </w:rPr>
          <w:fldChar w:fldCharType="end"/>
        </w:r>
      </w:p>
    </w:sdtContent>
  </w:sdt>
  <w:p w14:paraId="751EAE5A" w14:textId="77777777" w:rsidR="00F62FE3" w:rsidRDefault="00F62FE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637633"/>
      <w:docPartObj>
        <w:docPartGallery w:val="Page Numbers (Top of Page)"/>
        <w:docPartUnique/>
      </w:docPartObj>
    </w:sdtPr>
    <w:sdtEndPr/>
    <w:sdtContent>
      <w:p w14:paraId="0B1DCF88" w14:textId="73799F87" w:rsidR="004950BE" w:rsidRDefault="004950BE">
        <w:pPr>
          <w:pStyle w:val="Cabealho"/>
          <w:jc w:val="right"/>
        </w:pPr>
        <w:r>
          <w:fldChar w:fldCharType="begin"/>
        </w:r>
        <w:r>
          <w:instrText>PAGE   \* MERGEFORMAT</w:instrText>
        </w:r>
        <w:r>
          <w:fldChar w:fldCharType="separate"/>
        </w:r>
        <w:r>
          <w:t>2</w:t>
        </w:r>
        <w:r>
          <w:fldChar w:fldCharType="end"/>
        </w:r>
      </w:p>
    </w:sdtContent>
  </w:sdt>
  <w:p w14:paraId="609D3DCF" w14:textId="77777777" w:rsidR="004950BE" w:rsidRDefault="004950BE" w:rsidP="005C2E4A">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3F18"/>
    <w:multiLevelType w:val="multilevel"/>
    <w:tmpl w:val="ED8CCB00"/>
    <w:lvl w:ilvl="0">
      <w:start w:val="1"/>
      <w:numFmt w:val="decimal"/>
      <w:pStyle w:val="Ttulo1"/>
      <w:lvlText w:val="%1"/>
      <w:lvlJc w:val="left"/>
      <w:pPr>
        <w:ind w:left="227" w:hanging="227"/>
      </w:pPr>
      <w:rPr>
        <w:rFonts w:ascii="Arial" w:hAnsi="Arial" w:hint="default"/>
        <w:b/>
        <w:i w:val="0"/>
        <w:sz w:val="24"/>
      </w:rPr>
    </w:lvl>
    <w:lvl w:ilvl="1">
      <w:start w:val="1"/>
      <w:numFmt w:val="decimal"/>
      <w:pStyle w:val="Ttulo2"/>
      <w:lvlText w:val="%1.%2"/>
      <w:lvlJc w:val="left"/>
      <w:pPr>
        <w:ind w:left="284" w:hanging="284"/>
      </w:pPr>
      <w:rPr>
        <w:rFonts w:ascii="Arial" w:hAnsi="Arial" w:hint="default"/>
        <w:b/>
        <w:i w:val="0"/>
        <w:sz w:val="24"/>
      </w:rPr>
    </w:lvl>
    <w:lvl w:ilvl="2">
      <w:start w:val="1"/>
      <w:numFmt w:val="decimal"/>
      <w:pStyle w:val="Ttulo3"/>
      <w:lvlText w:val="%1.%2.%3"/>
      <w:lvlJc w:val="left"/>
      <w:pPr>
        <w:ind w:left="227" w:hanging="227"/>
      </w:pPr>
      <w:rPr>
        <w:rFonts w:ascii="Arial" w:hAnsi="Arial" w:hint="default"/>
        <w:b/>
        <w:i w:val="0"/>
        <w:sz w:val="24"/>
      </w:rPr>
    </w:lvl>
    <w:lvl w:ilvl="3">
      <w:start w:val="1"/>
      <w:numFmt w:val="decimal"/>
      <w:pStyle w:val="Ttulo4"/>
      <w:lvlText w:val="%1.%2.%3.%4"/>
      <w:lvlJc w:val="left"/>
      <w:pPr>
        <w:ind w:left="227" w:hanging="227"/>
      </w:pPr>
      <w:rPr>
        <w:rFonts w:ascii="Arial" w:hAnsi="Arial" w:hint="default"/>
        <w:b/>
        <w:i w:val="0"/>
        <w:sz w:val="24"/>
      </w:rPr>
    </w:lvl>
    <w:lvl w:ilvl="4">
      <w:start w:val="1"/>
      <w:numFmt w:val="decimal"/>
      <w:pStyle w:val="Ttulo5"/>
      <w:lvlText w:val="%1.%2.%3.%4.%5"/>
      <w:lvlJc w:val="left"/>
      <w:pPr>
        <w:ind w:left="227" w:hanging="227"/>
      </w:pPr>
      <w:rPr>
        <w:rFonts w:hint="default"/>
      </w:rPr>
    </w:lvl>
    <w:lvl w:ilvl="5">
      <w:start w:val="1"/>
      <w:numFmt w:val="decimal"/>
      <w:pStyle w:val="Ttulo6"/>
      <w:lvlText w:val="%1.%2.%3.%4.%5.%6"/>
      <w:lvlJc w:val="left"/>
      <w:pPr>
        <w:ind w:left="227" w:hanging="227"/>
      </w:pPr>
      <w:rPr>
        <w:rFonts w:hint="default"/>
      </w:rPr>
    </w:lvl>
    <w:lvl w:ilvl="6">
      <w:start w:val="1"/>
      <w:numFmt w:val="decimal"/>
      <w:pStyle w:val="Ttulo7"/>
      <w:lvlText w:val="%1.%2.%3.%4.%5.%6.%7"/>
      <w:lvlJc w:val="left"/>
      <w:pPr>
        <w:ind w:left="227" w:hanging="227"/>
      </w:pPr>
      <w:rPr>
        <w:rFonts w:hint="default"/>
      </w:rPr>
    </w:lvl>
    <w:lvl w:ilvl="7">
      <w:start w:val="1"/>
      <w:numFmt w:val="decimal"/>
      <w:pStyle w:val="Ttulo8"/>
      <w:lvlText w:val="%1.%2.%3.%4.%5.%6.%7.%8"/>
      <w:lvlJc w:val="left"/>
      <w:pPr>
        <w:ind w:left="227" w:hanging="227"/>
      </w:pPr>
      <w:rPr>
        <w:rFonts w:hint="default"/>
      </w:rPr>
    </w:lvl>
    <w:lvl w:ilvl="8">
      <w:start w:val="1"/>
      <w:numFmt w:val="decimal"/>
      <w:pStyle w:val="Ttulo9"/>
      <w:lvlText w:val="%1.%2.%3.%4.%5.%6.%7.%8.%9"/>
      <w:lvlJc w:val="left"/>
      <w:pPr>
        <w:ind w:left="227" w:hanging="227"/>
      </w:pPr>
      <w:rPr>
        <w:rFonts w:hint="default"/>
      </w:rPr>
    </w:lvl>
  </w:abstractNum>
  <w:abstractNum w:abstractNumId="1" w15:restartNumberingAfterBreak="0">
    <w:nsid w:val="4C6920FF"/>
    <w:multiLevelType w:val="multilevel"/>
    <w:tmpl w:val="0D7EED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0E0638"/>
    <w:multiLevelType w:val="hybridMultilevel"/>
    <w:tmpl w:val="B006781A"/>
    <w:lvl w:ilvl="0" w:tplc="3E8836CC">
      <w:start w:val="2018"/>
      <w:numFmt w:val="decimal"/>
      <w:lvlText w:val="%1"/>
      <w:lvlJc w:val="left"/>
      <w:pPr>
        <w:ind w:left="1249" w:hanging="540"/>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2079785527">
    <w:abstractNumId w:val="0"/>
  </w:num>
  <w:num w:numId="2" w16cid:durableId="1467511279">
    <w:abstractNumId w:val="2"/>
  </w:num>
  <w:num w:numId="3" w16cid:durableId="699739309">
    <w:abstractNumId w:val="1"/>
  </w:num>
  <w:num w:numId="4" w16cid:durableId="455494055">
    <w:abstractNumId w:val="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ulo_63588@UIRAPURU.BR">
    <w15:presenceInfo w15:providerId="AD" w15:userId="S-1-5-21-2703846465-2818806195-4083774018-16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EB"/>
    <w:rsid w:val="00004B4D"/>
    <w:rsid w:val="00007E41"/>
    <w:rsid w:val="00014AB1"/>
    <w:rsid w:val="000162E2"/>
    <w:rsid w:val="000258A7"/>
    <w:rsid w:val="00034B96"/>
    <w:rsid w:val="000402FA"/>
    <w:rsid w:val="00040451"/>
    <w:rsid w:val="00043535"/>
    <w:rsid w:val="00043B8D"/>
    <w:rsid w:val="00045654"/>
    <w:rsid w:val="00052C8E"/>
    <w:rsid w:val="000543F3"/>
    <w:rsid w:val="00067E1E"/>
    <w:rsid w:val="00074A67"/>
    <w:rsid w:val="00076466"/>
    <w:rsid w:val="00086D1E"/>
    <w:rsid w:val="000915D0"/>
    <w:rsid w:val="00093920"/>
    <w:rsid w:val="000A5649"/>
    <w:rsid w:val="000B4555"/>
    <w:rsid w:val="000C7725"/>
    <w:rsid w:val="000D18FE"/>
    <w:rsid w:val="000D4A11"/>
    <w:rsid w:val="000E5FF7"/>
    <w:rsid w:val="000F1E15"/>
    <w:rsid w:val="00117B3E"/>
    <w:rsid w:val="00122486"/>
    <w:rsid w:val="00123899"/>
    <w:rsid w:val="00126672"/>
    <w:rsid w:val="00130777"/>
    <w:rsid w:val="001331AF"/>
    <w:rsid w:val="0013393C"/>
    <w:rsid w:val="0014059C"/>
    <w:rsid w:val="00142C93"/>
    <w:rsid w:val="00153529"/>
    <w:rsid w:val="001600F1"/>
    <w:rsid w:val="001636CF"/>
    <w:rsid w:val="001702FA"/>
    <w:rsid w:val="0017148D"/>
    <w:rsid w:val="00177E20"/>
    <w:rsid w:val="00185753"/>
    <w:rsid w:val="00197AC3"/>
    <w:rsid w:val="001C45B9"/>
    <w:rsid w:val="001C468C"/>
    <w:rsid w:val="001C7BAE"/>
    <w:rsid w:val="001D593A"/>
    <w:rsid w:val="001D71F0"/>
    <w:rsid w:val="001E2AF2"/>
    <w:rsid w:val="001E4C4C"/>
    <w:rsid w:val="001E5D0C"/>
    <w:rsid w:val="001F3C89"/>
    <w:rsid w:val="001F3DD6"/>
    <w:rsid w:val="001F4E3A"/>
    <w:rsid w:val="00202E97"/>
    <w:rsid w:val="002034A7"/>
    <w:rsid w:val="0020554F"/>
    <w:rsid w:val="0021543D"/>
    <w:rsid w:val="00216A11"/>
    <w:rsid w:val="00220254"/>
    <w:rsid w:val="00223BD4"/>
    <w:rsid w:val="00225968"/>
    <w:rsid w:val="00226B78"/>
    <w:rsid w:val="002272F2"/>
    <w:rsid w:val="00231F12"/>
    <w:rsid w:val="00232918"/>
    <w:rsid w:val="0023351B"/>
    <w:rsid w:val="00233D5B"/>
    <w:rsid w:val="00242C24"/>
    <w:rsid w:val="00246800"/>
    <w:rsid w:val="00246A18"/>
    <w:rsid w:val="00251090"/>
    <w:rsid w:val="002575AB"/>
    <w:rsid w:val="00262401"/>
    <w:rsid w:val="002672DA"/>
    <w:rsid w:val="00271BB7"/>
    <w:rsid w:val="002725A8"/>
    <w:rsid w:val="0027786E"/>
    <w:rsid w:val="00280F1F"/>
    <w:rsid w:val="00282901"/>
    <w:rsid w:val="002919F5"/>
    <w:rsid w:val="00294DAF"/>
    <w:rsid w:val="0029534E"/>
    <w:rsid w:val="00295806"/>
    <w:rsid w:val="00296BB2"/>
    <w:rsid w:val="00297B6F"/>
    <w:rsid w:val="002A09F4"/>
    <w:rsid w:val="002A2159"/>
    <w:rsid w:val="002A5A42"/>
    <w:rsid w:val="002A742B"/>
    <w:rsid w:val="002C0ED4"/>
    <w:rsid w:val="002E1545"/>
    <w:rsid w:val="002E6CDE"/>
    <w:rsid w:val="00301437"/>
    <w:rsid w:val="00305017"/>
    <w:rsid w:val="00306116"/>
    <w:rsid w:val="00310041"/>
    <w:rsid w:val="003109E1"/>
    <w:rsid w:val="00312593"/>
    <w:rsid w:val="00321A6A"/>
    <w:rsid w:val="00336331"/>
    <w:rsid w:val="00344E3A"/>
    <w:rsid w:val="00360006"/>
    <w:rsid w:val="00361327"/>
    <w:rsid w:val="00367637"/>
    <w:rsid w:val="00376185"/>
    <w:rsid w:val="00381B0C"/>
    <w:rsid w:val="00394879"/>
    <w:rsid w:val="00395B21"/>
    <w:rsid w:val="003A05AF"/>
    <w:rsid w:val="003A3C95"/>
    <w:rsid w:val="003C4870"/>
    <w:rsid w:val="003D4495"/>
    <w:rsid w:val="003D46A8"/>
    <w:rsid w:val="003D61D1"/>
    <w:rsid w:val="003F2217"/>
    <w:rsid w:val="003F660F"/>
    <w:rsid w:val="003F7BEA"/>
    <w:rsid w:val="00400B9B"/>
    <w:rsid w:val="004146A1"/>
    <w:rsid w:val="0041682E"/>
    <w:rsid w:val="004173BF"/>
    <w:rsid w:val="00417486"/>
    <w:rsid w:val="004247A5"/>
    <w:rsid w:val="004309BD"/>
    <w:rsid w:val="00434F61"/>
    <w:rsid w:val="00435915"/>
    <w:rsid w:val="00440789"/>
    <w:rsid w:val="00443FE2"/>
    <w:rsid w:val="00447724"/>
    <w:rsid w:val="00454F96"/>
    <w:rsid w:val="0046244F"/>
    <w:rsid w:val="00472338"/>
    <w:rsid w:val="004760B1"/>
    <w:rsid w:val="00476F13"/>
    <w:rsid w:val="0048237B"/>
    <w:rsid w:val="00487B0C"/>
    <w:rsid w:val="004950BE"/>
    <w:rsid w:val="0049527D"/>
    <w:rsid w:val="004A3792"/>
    <w:rsid w:val="004B422B"/>
    <w:rsid w:val="004B52A1"/>
    <w:rsid w:val="004D4AA6"/>
    <w:rsid w:val="004D68C2"/>
    <w:rsid w:val="004F4394"/>
    <w:rsid w:val="005025B1"/>
    <w:rsid w:val="00510E23"/>
    <w:rsid w:val="00512E42"/>
    <w:rsid w:val="005147F6"/>
    <w:rsid w:val="00520149"/>
    <w:rsid w:val="005205A2"/>
    <w:rsid w:val="00525FB9"/>
    <w:rsid w:val="00526CF6"/>
    <w:rsid w:val="00536450"/>
    <w:rsid w:val="00541189"/>
    <w:rsid w:val="00541FE7"/>
    <w:rsid w:val="005458B5"/>
    <w:rsid w:val="00560145"/>
    <w:rsid w:val="00560949"/>
    <w:rsid w:val="00563AD8"/>
    <w:rsid w:val="005652E3"/>
    <w:rsid w:val="00567B3D"/>
    <w:rsid w:val="005814AA"/>
    <w:rsid w:val="0058633F"/>
    <w:rsid w:val="00586478"/>
    <w:rsid w:val="005A09C1"/>
    <w:rsid w:val="005A10E7"/>
    <w:rsid w:val="005A6546"/>
    <w:rsid w:val="005B32B1"/>
    <w:rsid w:val="005C2E4A"/>
    <w:rsid w:val="005C3683"/>
    <w:rsid w:val="005C5BDC"/>
    <w:rsid w:val="005D437C"/>
    <w:rsid w:val="005D4846"/>
    <w:rsid w:val="005D6767"/>
    <w:rsid w:val="005E6FF1"/>
    <w:rsid w:val="00603E03"/>
    <w:rsid w:val="00603E17"/>
    <w:rsid w:val="00606AD8"/>
    <w:rsid w:val="00607F2F"/>
    <w:rsid w:val="00612A65"/>
    <w:rsid w:val="006216B3"/>
    <w:rsid w:val="006243CF"/>
    <w:rsid w:val="00631841"/>
    <w:rsid w:val="00635F47"/>
    <w:rsid w:val="00643587"/>
    <w:rsid w:val="00643A1A"/>
    <w:rsid w:val="00643E38"/>
    <w:rsid w:val="006465F6"/>
    <w:rsid w:val="00652294"/>
    <w:rsid w:val="00654154"/>
    <w:rsid w:val="00654DCC"/>
    <w:rsid w:val="006579BC"/>
    <w:rsid w:val="00657D47"/>
    <w:rsid w:val="0066567F"/>
    <w:rsid w:val="00676A07"/>
    <w:rsid w:val="00677F06"/>
    <w:rsid w:val="00697289"/>
    <w:rsid w:val="006A0219"/>
    <w:rsid w:val="006A2D44"/>
    <w:rsid w:val="006A4373"/>
    <w:rsid w:val="006A5DA4"/>
    <w:rsid w:val="006A7B64"/>
    <w:rsid w:val="006B01DC"/>
    <w:rsid w:val="006B0A85"/>
    <w:rsid w:val="006B5AF4"/>
    <w:rsid w:val="006B5B4F"/>
    <w:rsid w:val="006D241F"/>
    <w:rsid w:val="006D2D7D"/>
    <w:rsid w:val="006D458A"/>
    <w:rsid w:val="006D4B33"/>
    <w:rsid w:val="006E327B"/>
    <w:rsid w:val="006E5433"/>
    <w:rsid w:val="006E6334"/>
    <w:rsid w:val="006F4282"/>
    <w:rsid w:val="00707B08"/>
    <w:rsid w:val="007209F2"/>
    <w:rsid w:val="007232E4"/>
    <w:rsid w:val="00730F8C"/>
    <w:rsid w:val="00733803"/>
    <w:rsid w:val="0073395C"/>
    <w:rsid w:val="007403EA"/>
    <w:rsid w:val="007533EC"/>
    <w:rsid w:val="0075659D"/>
    <w:rsid w:val="00756CE7"/>
    <w:rsid w:val="007615BF"/>
    <w:rsid w:val="00765AFC"/>
    <w:rsid w:val="007757ED"/>
    <w:rsid w:val="00780A25"/>
    <w:rsid w:val="0078747B"/>
    <w:rsid w:val="00794073"/>
    <w:rsid w:val="007A11A6"/>
    <w:rsid w:val="007C4F2F"/>
    <w:rsid w:val="007D34BD"/>
    <w:rsid w:val="007D4360"/>
    <w:rsid w:val="007E1AFD"/>
    <w:rsid w:val="007E1CF9"/>
    <w:rsid w:val="007F230A"/>
    <w:rsid w:val="0081782D"/>
    <w:rsid w:val="00817CE0"/>
    <w:rsid w:val="00820C5A"/>
    <w:rsid w:val="00822A9D"/>
    <w:rsid w:val="00830A73"/>
    <w:rsid w:val="00836CBF"/>
    <w:rsid w:val="00840A5E"/>
    <w:rsid w:val="008464FA"/>
    <w:rsid w:val="00851CE4"/>
    <w:rsid w:val="008542CD"/>
    <w:rsid w:val="00873007"/>
    <w:rsid w:val="0087706F"/>
    <w:rsid w:val="008775DF"/>
    <w:rsid w:val="00882A93"/>
    <w:rsid w:val="00883EC0"/>
    <w:rsid w:val="008859FE"/>
    <w:rsid w:val="00897445"/>
    <w:rsid w:val="008A4E63"/>
    <w:rsid w:val="008A5924"/>
    <w:rsid w:val="008A7F30"/>
    <w:rsid w:val="008B0B1F"/>
    <w:rsid w:val="008C1A6C"/>
    <w:rsid w:val="008C35BE"/>
    <w:rsid w:val="008C517C"/>
    <w:rsid w:val="008C55A5"/>
    <w:rsid w:val="008D1486"/>
    <w:rsid w:val="008D156D"/>
    <w:rsid w:val="008D6AD1"/>
    <w:rsid w:val="008D7F0E"/>
    <w:rsid w:val="008E13CF"/>
    <w:rsid w:val="008E7D2D"/>
    <w:rsid w:val="008F3085"/>
    <w:rsid w:val="008F464E"/>
    <w:rsid w:val="008F6952"/>
    <w:rsid w:val="008F6F25"/>
    <w:rsid w:val="008F7CC5"/>
    <w:rsid w:val="00903F45"/>
    <w:rsid w:val="00907902"/>
    <w:rsid w:val="00914078"/>
    <w:rsid w:val="00921B57"/>
    <w:rsid w:val="009256BC"/>
    <w:rsid w:val="0093271C"/>
    <w:rsid w:val="0093404E"/>
    <w:rsid w:val="00935734"/>
    <w:rsid w:val="00937342"/>
    <w:rsid w:val="009375EE"/>
    <w:rsid w:val="00946C02"/>
    <w:rsid w:val="00954AED"/>
    <w:rsid w:val="00957386"/>
    <w:rsid w:val="009641E0"/>
    <w:rsid w:val="0097042C"/>
    <w:rsid w:val="00974D59"/>
    <w:rsid w:val="00985427"/>
    <w:rsid w:val="009A2702"/>
    <w:rsid w:val="009B108E"/>
    <w:rsid w:val="009B1BBB"/>
    <w:rsid w:val="009B3A77"/>
    <w:rsid w:val="009C5FDA"/>
    <w:rsid w:val="009C637E"/>
    <w:rsid w:val="009C6FB3"/>
    <w:rsid w:val="009C7C4C"/>
    <w:rsid w:val="009D2C95"/>
    <w:rsid w:val="009D73F8"/>
    <w:rsid w:val="009E05C9"/>
    <w:rsid w:val="009E07E4"/>
    <w:rsid w:val="009E6654"/>
    <w:rsid w:val="009F0201"/>
    <w:rsid w:val="009F0545"/>
    <w:rsid w:val="009F195C"/>
    <w:rsid w:val="00A023F2"/>
    <w:rsid w:val="00A10B24"/>
    <w:rsid w:val="00A14A05"/>
    <w:rsid w:val="00A15EA3"/>
    <w:rsid w:val="00A207C2"/>
    <w:rsid w:val="00A21054"/>
    <w:rsid w:val="00A21A23"/>
    <w:rsid w:val="00A247EA"/>
    <w:rsid w:val="00A25F39"/>
    <w:rsid w:val="00A36E2E"/>
    <w:rsid w:val="00A424BB"/>
    <w:rsid w:val="00A43AEF"/>
    <w:rsid w:val="00A524EA"/>
    <w:rsid w:val="00A53ABD"/>
    <w:rsid w:val="00A551D6"/>
    <w:rsid w:val="00A57DBC"/>
    <w:rsid w:val="00A618D5"/>
    <w:rsid w:val="00A90DFD"/>
    <w:rsid w:val="00AB3A80"/>
    <w:rsid w:val="00AB6339"/>
    <w:rsid w:val="00AC238D"/>
    <w:rsid w:val="00AD0182"/>
    <w:rsid w:val="00AD01A5"/>
    <w:rsid w:val="00AD2902"/>
    <w:rsid w:val="00AD49FD"/>
    <w:rsid w:val="00AD4F47"/>
    <w:rsid w:val="00AD6181"/>
    <w:rsid w:val="00B049C4"/>
    <w:rsid w:val="00B167B2"/>
    <w:rsid w:val="00B2446F"/>
    <w:rsid w:val="00B2799B"/>
    <w:rsid w:val="00B350C0"/>
    <w:rsid w:val="00B374E0"/>
    <w:rsid w:val="00B4221D"/>
    <w:rsid w:val="00B63A1A"/>
    <w:rsid w:val="00B65740"/>
    <w:rsid w:val="00B67900"/>
    <w:rsid w:val="00B71759"/>
    <w:rsid w:val="00B72AD9"/>
    <w:rsid w:val="00B739E3"/>
    <w:rsid w:val="00B76559"/>
    <w:rsid w:val="00B767F2"/>
    <w:rsid w:val="00B921F6"/>
    <w:rsid w:val="00B92AC5"/>
    <w:rsid w:val="00B95360"/>
    <w:rsid w:val="00BB102E"/>
    <w:rsid w:val="00BB5EA2"/>
    <w:rsid w:val="00BD2644"/>
    <w:rsid w:val="00BD3635"/>
    <w:rsid w:val="00BD5A84"/>
    <w:rsid w:val="00BE2CD5"/>
    <w:rsid w:val="00C01208"/>
    <w:rsid w:val="00C02155"/>
    <w:rsid w:val="00C161B7"/>
    <w:rsid w:val="00C3013A"/>
    <w:rsid w:val="00C34740"/>
    <w:rsid w:val="00C4330F"/>
    <w:rsid w:val="00C524BC"/>
    <w:rsid w:val="00C542C9"/>
    <w:rsid w:val="00C60585"/>
    <w:rsid w:val="00C60BF3"/>
    <w:rsid w:val="00C61DAF"/>
    <w:rsid w:val="00C661E2"/>
    <w:rsid w:val="00C738E6"/>
    <w:rsid w:val="00C773C3"/>
    <w:rsid w:val="00C8069D"/>
    <w:rsid w:val="00C80880"/>
    <w:rsid w:val="00C80A6E"/>
    <w:rsid w:val="00C8211E"/>
    <w:rsid w:val="00C868B8"/>
    <w:rsid w:val="00CA0D76"/>
    <w:rsid w:val="00CB13CB"/>
    <w:rsid w:val="00CB26C8"/>
    <w:rsid w:val="00CB687D"/>
    <w:rsid w:val="00CC06D3"/>
    <w:rsid w:val="00CC179F"/>
    <w:rsid w:val="00CC28F5"/>
    <w:rsid w:val="00CC5579"/>
    <w:rsid w:val="00CD0DE3"/>
    <w:rsid w:val="00CD2F93"/>
    <w:rsid w:val="00CD7455"/>
    <w:rsid w:val="00CE2DC9"/>
    <w:rsid w:val="00CF0E24"/>
    <w:rsid w:val="00CF2706"/>
    <w:rsid w:val="00D0124E"/>
    <w:rsid w:val="00D02C19"/>
    <w:rsid w:val="00D03153"/>
    <w:rsid w:val="00D0633C"/>
    <w:rsid w:val="00D1211A"/>
    <w:rsid w:val="00D3153D"/>
    <w:rsid w:val="00D32FEF"/>
    <w:rsid w:val="00D41AEE"/>
    <w:rsid w:val="00D56BE8"/>
    <w:rsid w:val="00D65AE8"/>
    <w:rsid w:val="00D86BBE"/>
    <w:rsid w:val="00D947B9"/>
    <w:rsid w:val="00D94D18"/>
    <w:rsid w:val="00DA25D7"/>
    <w:rsid w:val="00DA380D"/>
    <w:rsid w:val="00DB0076"/>
    <w:rsid w:val="00DB03F8"/>
    <w:rsid w:val="00DB1EA1"/>
    <w:rsid w:val="00DD54FF"/>
    <w:rsid w:val="00DE1BB5"/>
    <w:rsid w:val="00DE4F48"/>
    <w:rsid w:val="00DE5398"/>
    <w:rsid w:val="00DF0382"/>
    <w:rsid w:val="00DF0AC7"/>
    <w:rsid w:val="00DF5A21"/>
    <w:rsid w:val="00DF699F"/>
    <w:rsid w:val="00E119BE"/>
    <w:rsid w:val="00E14F6F"/>
    <w:rsid w:val="00E22FDA"/>
    <w:rsid w:val="00E27683"/>
    <w:rsid w:val="00E343EF"/>
    <w:rsid w:val="00E37E64"/>
    <w:rsid w:val="00E405D1"/>
    <w:rsid w:val="00E452DE"/>
    <w:rsid w:val="00E46863"/>
    <w:rsid w:val="00E47EEF"/>
    <w:rsid w:val="00E51C42"/>
    <w:rsid w:val="00E52397"/>
    <w:rsid w:val="00E619CF"/>
    <w:rsid w:val="00E63BDD"/>
    <w:rsid w:val="00E64622"/>
    <w:rsid w:val="00E65153"/>
    <w:rsid w:val="00E7038B"/>
    <w:rsid w:val="00E722AC"/>
    <w:rsid w:val="00E74B31"/>
    <w:rsid w:val="00E74EA3"/>
    <w:rsid w:val="00E75FEB"/>
    <w:rsid w:val="00E87961"/>
    <w:rsid w:val="00E906FF"/>
    <w:rsid w:val="00E9307C"/>
    <w:rsid w:val="00E9354B"/>
    <w:rsid w:val="00E958CE"/>
    <w:rsid w:val="00EA61BD"/>
    <w:rsid w:val="00EB0208"/>
    <w:rsid w:val="00EB381C"/>
    <w:rsid w:val="00EB7414"/>
    <w:rsid w:val="00EC069F"/>
    <w:rsid w:val="00EC2660"/>
    <w:rsid w:val="00EC3A19"/>
    <w:rsid w:val="00EC531F"/>
    <w:rsid w:val="00ED3368"/>
    <w:rsid w:val="00ED3ABE"/>
    <w:rsid w:val="00ED7621"/>
    <w:rsid w:val="00ED7AB6"/>
    <w:rsid w:val="00EE727E"/>
    <w:rsid w:val="00EF1A79"/>
    <w:rsid w:val="00EF5C14"/>
    <w:rsid w:val="00F058E6"/>
    <w:rsid w:val="00F113FA"/>
    <w:rsid w:val="00F11FEE"/>
    <w:rsid w:val="00F20426"/>
    <w:rsid w:val="00F2202C"/>
    <w:rsid w:val="00F262E9"/>
    <w:rsid w:val="00F26CA4"/>
    <w:rsid w:val="00F33D09"/>
    <w:rsid w:val="00F357AC"/>
    <w:rsid w:val="00F37E36"/>
    <w:rsid w:val="00F52D5C"/>
    <w:rsid w:val="00F52E9B"/>
    <w:rsid w:val="00F54DBE"/>
    <w:rsid w:val="00F575FD"/>
    <w:rsid w:val="00F578A4"/>
    <w:rsid w:val="00F60717"/>
    <w:rsid w:val="00F62FE3"/>
    <w:rsid w:val="00F64324"/>
    <w:rsid w:val="00F740FC"/>
    <w:rsid w:val="00F746AC"/>
    <w:rsid w:val="00F81A0F"/>
    <w:rsid w:val="00F81E67"/>
    <w:rsid w:val="00F86AB3"/>
    <w:rsid w:val="00F874BC"/>
    <w:rsid w:val="00FA78F0"/>
    <w:rsid w:val="00FA7C46"/>
    <w:rsid w:val="00FC2A86"/>
    <w:rsid w:val="00FC5A9F"/>
    <w:rsid w:val="00FD5E1D"/>
    <w:rsid w:val="00FD69A8"/>
    <w:rsid w:val="00FE3962"/>
    <w:rsid w:val="00FE5A18"/>
    <w:rsid w:val="00FF5D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E80FD"/>
  <w15:chartTrackingRefBased/>
  <w15:docId w15:val="{7E756C06-CFCF-4380-B36C-FCAE4F1D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3D"/>
    <w:pPr>
      <w:spacing w:line="360" w:lineRule="auto"/>
      <w:jc w:val="both"/>
    </w:pPr>
    <w:rPr>
      <w:rFonts w:ascii="Arial" w:hAnsi="Arial"/>
      <w:color w:val="000000" w:themeColor="text1"/>
      <w:sz w:val="24"/>
    </w:rPr>
  </w:style>
  <w:style w:type="paragraph" w:styleId="Ttulo1">
    <w:name w:val="heading 1"/>
    <w:basedOn w:val="Ttulo"/>
    <w:next w:val="Normal"/>
    <w:link w:val="Ttulo1Char"/>
    <w:uiPriority w:val="9"/>
    <w:qFormat/>
    <w:rsid w:val="00305017"/>
    <w:pPr>
      <w:numPr>
        <w:numId w:val="1"/>
      </w:numPr>
      <w:outlineLvl w:val="0"/>
    </w:pPr>
  </w:style>
  <w:style w:type="paragraph" w:styleId="Ttulo2">
    <w:name w:val="heading 2"/>
    <w:basedOn w:val="Normal"/>
    <w:next w:val="Normal"/>
    <w:link w:val="Ttulo2Char"/>
    <w:uiPriority w:val="9"/>
    <w:unhideWhenUsed/>
    <w:qFormat/>
    <w:rsid w:val="00E75FE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E75FE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75FEB"/>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75FEB"/>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75FEB"/>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5FEB"/>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5FEB"/>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5FEB"/>
    <w:pPr>
      <w:keepNext/>
      <w:keepLines/>
      <w:numPr>
        <w:ilvl w:val="8"/>
        <w:numId w:val="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017"/>
    <w:rPr>
      <w:rFonts w:ascii="Arial" w:eastAsiaTheme="majorEastAsia" w:hAnsi="Arial" w:cs="Arial"/>
      <w:b/>
      <w:bCs/>
      <w:color w:val="000000" w:themeColor="text1"/>
      <w:spacing w:val="-10"/>
      <w:kern w:val="28"/>
      <w:sz w:val="24"/>
      <w:szCs w:val="24"/>
    </w:rPr>
  </w:style>
  <w:style w:type="character" w:customStyle="1" w:styleId="Ttulo2Char">
    <w:name w:val="Título 2 Char"/>
    <w:basedOn w:val="Fontepargpadro"/>
    <w:link w:val="Ttulo2"/>
    <w:uiPriority w:val="9"/>
    <w:rsid w:val="00E75FE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E75FEB"/>
    <w:rPr>
      <w:rFonts w:ascii="Arial" w:eastAsiaTheme="majorEastAsia" w:hAnsi="Arial" w:cstheme="majorBidi"/>
      <w:color w:val="2F5496" w:themeColor="accent1" w:themeShade="BF"/>
      <w:sz w:val="28"/>
      <w:szCs w:val="28"/>
    </w:rPr>
  </w:style>
  <w:style w:type="character" w:customStyle="1" w:styleId="Ttulo4Char">
    <w:name w:val="Título 4 Char"/>
    <w:basedOn w:val="Fontepargpadro"/>
    <w:link w:val="Ttulo4"/>
    <w:uiPriority w:val="9"/>
    <w:semiHidden/>
    <w:rsid w:val="00E75FEB"/>
    <w:rPr>
      <w:rFonts w:ascii="Arial" w:eastAsiaTheme="majorEastAsia" w:hAnsi="Arial" w:cstheme="majorBidi"/>
      <w:i/>
      <w:iCs/>
      <w:color w:val="2F5496" w:themeColor="accent1" w:themeShade="BF"/>
      <w:sz w:val="24"/>
    </w:rPr>
  </w:style>
  <w:style w:type="character" w:customStyle="1" w:styleId="Ttulo5Char">
    <w:name w:val="Título 5 Char"/>
    <w:basedOn w:val="Fontepargpadro"/>
    <w:link w:val="Ttulo5"/>
    <w:uiPriority w:val="9"/>
    <w:semiHidden/>
    <w:rsid w:val="00E75FEB"/>
    <w:rPr>
      <w:rFonts w:ascii="Arial" w:eastAsiaTheme="majorEastAsia" w:hAnsi="Arial" w:cstheme="majorBidi"/>
      <w:color w:val="2F5496" w:themeColor="accent1" w:themeShade="BF"/>
      <w:sz w:val="24"/>
    </w:rPr>
  </w:style>
  <w:style w:type="character" w:customStyle="1" w:styleId="Ttulo6Char">
    <w:name w:val="Título 6 Char"/>
    <w:basedOn w:val="Fontepargpadro"/>
    <w:link w:val="Ttulo6"/>
    <w:uiPriority w:val="9"/>
    <w:semiHidden/>
    <w:rsid w:val="00E75FEB"/>
    <w:rPr>
      <w:rFonts w:ascii="Arial" w:eastAsiaTheme="majorEastAsia" w:hAnsi="Arial" w:cstheme="majorBidi"/>
      <w:i/>
      <w:iCs/>
      <w:color w:val="595959" w:themeColor="text1" w:themeTint="A6"/>
      <w:sz w:val="24"/>
    </w:rPr>
  </w:style>
  <w:style w:type="character" w:customStyle="1" w:styleId="Ttulo7Char">
    <w:name w:val="Título 7 Char"/>
    <w:basedOn w:val="Fontepargpadro"/>
    <w:link w:val="Ttulo7"/>
    <w:uiPriority w:val="9"/>
    <w:semiHidden/>
    <w:rsid w:val="00E75FEB"/>
    <w:rPr>
      <w:rFonts w:ascii="Arial" w:eastAsiaTheme="majorEastAsia" w:hAnsi="Arial" w:cstheme="majorBidi"/>
      <w:color w:val="595959" w:themeColor="text1" w:themeTint="A6"/>
      <w:sz w:val="24"/>
    </w:rPr>
  </w:style>
  <w:style w:type="character" w:customStyle="1" w:styleId="Ttulo8Char">
    <w:name w:val="Título 8 Char"/>
    <w:basedOn w:val="Fontepargpadro"/>
    <w:link w:val="Ttulo8"/>
    <w:uiPriority w:val="9"/>
    <w:semiHidden/>
    <w:rsid w:val="00E75FEB"/>
    <w:rPr>
      <w:rFonts w:ascii="Arial" w:eastAsiaTheme="majorEastAsia" w:hAnsi="Arial" w:cstheme="majorBidi"/>
      <w:i/>
      <w:iCs/>
      <w:color w:val="272727" w:themeColor="text1" w:themeTint="D8"/>
      <w:sz w:val="24"/>
    </w:rPr>
  </w:style>
  <w:style w:type="character" w:customStyle="1" w:styleId="Ttulo9Char">
    <w:name w:val="Título 9 Char"/>
    <w:basedOn w:val="Fontepargpadro"/>
    <w:link w:val="Ttulo9"/>
    <w:uiPriority w:val="9"/>
    <w:semiHidden/>
    <w:rsid w:val="00E75FEB"/>
    <w:rPr>
      <w:rFonts w:ascii="Arial" w:eastAsiaTheme="majorEastAsia" w:hAnsi="Arial" w:cstheme="majorBidi"/>
      <w:color w:val="272727" w:themeColor="text1" w:themeTint="D8"/>
      <w:sz w:val="24"/>
    </w:rPr>
  </w:style>
  <w:style w:type="paragraph" w:styleId="Ttulo">
    <w:name w:val="Title"/>
    <w:basedOn w:val="Normal"/>
    <w:next w:val="Normal"/>
    <w:link w:val="TtuloChar"/>
    <w:uiPriority w:val="10"/>
    <w:qFormat/>
    <w:rsid w:val="00305017"/>
    <w:pPr>
      <w:spacing w:line="1920" w:lineRule="auto"/>
      <w:contextualSpacing/>
      <w:jc w:val="left"/>
    </w:pPr>
    <w:rPr>
      <w:rFonts w:eastAsiaTheme="majorEastAsia" w:cs="Arial"/>
      <w:b/>
      <w:bCs/>
      <w:spacing w:val="-10"/>
      <w:kern w:val="28"/>
      <w:szCs w:val="24"/>
    </w:rPr>
  </w:style>
  <w:style w:type="character" w:customStyle="1" w:styleId="TtuloChar">
    <w:name w:val="Título Char"/>
    <w:basedOn w:val="Fontepargpadro"/>
    <w:link w:val="Ttulo"/>
    <w:uiPriority w:val="10"/>
    <w:rsid w:val="00305017"/>
    <w:rPr>
      <w:rFonts w:ascii="Arial" w:eastAsiaTheme="majorEastAsia" w:hAnsi="Arial" w:cs="Arial"/>
      <w:b/>
      <w:bCs/>
      <w:color w:val="000000" w:themeColor="text1"/>
      <w:spacing w:val="-10"/>
      <w:kern w:val="28"/>
      <w:sz w:val="24"/>
      <w:szCs w:val="24"/>
    </w:rPr>
  </w:style>
  <w:style w:type="paragraph" w:styleId="Subttulo">
    <w:name w:val="Subtitle"/>
    <w:basedOn w:val="Normal"/>
    <w:next w:val="Normal"/>
    <w:link w:val="SubttuloChar"/>
    <w:uiPriority w:val="11"/>
    <w:qFormat/>
    <w:rsid w:val="00E75F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5F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5FEB"/>
    <w:pPr>
      <w:spacing w:before="160"/>
      <w:jc w:val="center"/>
    </w:pPr>
    <w:rPr>
      <w:i/>
      <w:iCs/>
      <w:color w:val="404040" w:themeColor="text1" w:themeTint="BF"/>
    </w:rPr>
  </w:style>
  <w:style w:type="character" w:customStyle="1" w:styleId="CitaoChar">
    <w:name w:val="Citação Char"/>
    <w:basedOn w:val="Fontepargpadro"/>
    <w:link w:val="Citao"/>
    <w:uiPriority w:val="29"/>
    <w:rsid w:val="00E75FEB"/>
    <w:rPr>
      <w:i/>
      <w:iCs/>
      <w:color w:val="404040" w:themeColor="text1" w:themeTint="BF"/>
    </w:rPr>
  </w:style>
  <w:style w:type="paragraph" w:styleId="PargrafodaLista">
    <w:name w:val="List Paragraph"/>
    <w:basedOn w:val="Normal"/>
    <w:uiPriority w:val="34"/>
    <w:qFormat/>
    <w:rsid w:val="00E75FEB"/>
    <w:pPr>
      <w:ind w:left="720"/>
      <w:contextualSpacing/>
    </w:pPr>
  </w:style>
  <w:style w:type="character" w:styleId="nfaseIntensa">
    <w:name w:val="Intense Emphasis"/>
    <w:basedOn w:val="Fontepargpadro"/>
    <w:uiPriority w:val="21"/>
    <w:qFormat/>
    <w:rsid w:val="00E75FEB"/>
    <w:rPr>
      <w:i/>
      <w:iCs/>
      <w:color w:val="2F5496" w:themeColor="accent1" w:themeShade="BF"/>
    </w:rPr>
  </w:style>
  <w:style w:type="paragraph" w:styleId="CitaoIntensa">
    <w:name w:val="Intense Quote"/>
    <w:basedOn w:val="Normal"/>
    <w:next w:val="Normal"/>
    <w:link w:val="CitaoIntensaChar"/>
    <w:uiPriority w:val="30"/>
    <w:qFormat/>
    <w:rsid w:val="00E7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75FEB"/>
    <w:rPr>
      <w:i/>
      <w:iCs/>
      <w:color w:val="2F5496" w:themeColor="accent1" w:themeShade="BF"/>
    </w:rPr>
  </w:style>
  <w:style w:type="character" w:styleId="RefernciaIntensa">
    <w:name w:val="Intense Reference"/>
    <w:basedOn w:val="Fontepargpadro"/>
    <w:uiPriority w:val="32"/>
    <w:qFormat/>
    <w:rsid w:val="00E75FEB"/>
    <w:rPr>
      <w:b/>
      <w:bCs/>
      <w:smallCaps/>
      <w:color w:val="2F5496" w:themeColor="accent1" w:themeShade="BF"/>
      <w:spacing w:val="5"/>
    </w:rPr>
  </w:style>
  <w:style w:type="paragraph" w:customStyle="1" w:styleId="ABNTparagrafo">
    <w:name w:val="ABNTparagrafo"/>
    <w:basedOn w:val="Normal"/>
    <w:link w:val="ABNTparagrafoChar"/>
    <w:qFormat/>
    <w:rsid w:val="00E75FEB"/>
    <w:pPr>
      <w:spacing w:line="300" w:lineRule="auto"/>
      <w:ind w:firstLine="709"/>
    </w:pPr>
    <w:rPr>
      <w:rFonts w:cs="Arial"/>
      <w:color w:val="0D0D0D" w:themeColor="text1" w:themeTint="F2"/>
      <w:szCs w:val="24"/>
    </w:rPr>
  </w:style>
  <w:style w:type="character" w:customStyle="1" w:styleId="ABNTparagrafoChar">
    <w:name w:val="ABNTparagrafo Char"/>
    <w:basedOn w:val="Fontepargpadro"/>
    <w:link w:val="ABNTparagrafo"/>
    <w:rsid w:val="00E75FEB"/>
    <w:rPr>
      <w:rFonts w:ascii="Arial" w:hAnsi="Arial" w:cs="Arial"/>
      <w:color w:val="0D0D0D" w:themeColor="text1" w:themeTint="F2"/>
      <w:sz w:val="24"/>
      <w:szCs w:val="24"/>
    </w:rPr>
  </w:style>
  <w:style w:type="paragraph" w:customStyle="1" w:styleId="ABNTTITULO">
    <w:name w:val="ABNTTITULO"/>
    <w:basedOn w:val="ABNTparagrafo"/>
    <w:link w:val="ABNTTITULOChar"/>
    <w:qFormat/>
    <w:rsid w:val="00E75FEB"/>
    <w:pPr>
      <w:spacing w:line="1920" w:lineRule="auto"/>
      <w:ind w:firstLine="0"/>
      <w:jc w:val="left"/>
    </w:pPr>
    <w:rPr>
      <w:b/>
      <w:sz w:val="28"/>
    </w:rPr>
  </w:style>
  <w:style w:type="character" w:customStyle="1" w:styleId="ABNTTITULOChar">
    <w:name w:val="ABNTTITULO Char"/>
    <w:basedOn w:val="ABNTparagrafoChar"/>
    <w:link w:val="ABNTTITULO"/>
    <w:rsid w:val="00E75FEB"/>
    <w:rPr>
      <w:rFonts w:ascii="Arial" w:hAnsi="Arial" w:cs="Arial"/>
      <w:b/>
      <w:color w:val="0D0D0D" w:themeColor="text1" w:themeTint="F2"/>
      <w:sz w:val="28"/>
      <w:szCs w:val="24"/>
    </w:rPr>
  </w:style>
  <w:style w:type="paragraph" w:styleId="CabealhodoSumrio">
    <w:name w:val="TOC Heading"/>
    <w:basedOn w:val="Ttulo1"/>
    <w:next w:val="Normal"/>
    <w:uiPriority w:val="39"/>
    <w:unhideWhenUsed/>
    <w:qFormat/>
    <w:rsid w:val="009C637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950BE"/>
    <w:pPr>
      <w:tabs>
        <w:tab w:val="left" w:pos="480"/>
        <w:tab w:val="right" w:leader="dot" w:pos="9061"/>
      </w:tabs>
      <w:spacing w:after="100"/>
      <w:jc w:val="right"/>
    </w:pPr>
    <w:rPr>
      <w:b/>
      <w:bCs/>
      <w:noProof/>
    </w:rPr>
  </w:style>
  <w:style w:type="character" w:styleId="Hyperlink">
    <w:name w:val="Hyperlink"/>
    <w:basedOn w:val="Fontepargpadro"/>
    <w:uiPriority w:val="99"/>
    <w:unhideWhenUsed/>
    <w:rsid w:val="00305017"/>
    <w:rPr>
      <w:color w:val="0563C1" w:themeColor="hyperlink"/>
      <w:u w:val="single"/>
    </w:rPr>
  </w:style>
  <w:style w:type="paragraph" w:styleId="Cabealho">
    <w:name w:val="header"/>
    <w:basedOn w:val="Normal"/>
    <w:link w:val="CabealhoChar"/>
    <w:uiPriority w:val="99"/>
    <w:unhideWhenUsed/>
    <w:rsid w:val="004D4A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4AA6"/>
    <w:rPr>
      <w:rFonts w:ascii="Arial" w:hAnsi="Arial"/>
      <w:color w:val="000000" w:themeColor="text1"/>
      <w:sz w:val="24"/>
    </w:rPr>
  </w:style>
  <w:style w:type="paragraph" w:styleId="Rodap">
    <w:name w:val="footer"/>
    <w:basedOn w:val="Normal"/>
    <w:link w:val="RodapChar"/>
    <w:uiPriority w:val="99"/>
    <w:unhideWhenUsed/>
    <w:rsid w:val="004D4AA6"/>
    <w:pPr>
      <w:tabs>
        <w:tab w:val="center" w:pos="4252"/>
        <w:tab w:val="right" w:pos="8504"/>
      </w:tabs>
      <w:spacing w:after="0" w:line="240" w:lineRule="auto"/>
    </w:pPr>
  </w:style>
  <w:style w:type="character" w:customStyle="1" w:styleId="RodapChar">
    <w:name w:val="Rodapé Char"/>
    <w:basedOn w:val="Fontepargpadro"/>
    <w:link w:val="Rodap"/>
    <w:uiPriority w:val="99"/>
    <w:rsid w:val="004D4AA6"/>
    <w:rPr>
      <w:rFonts w:ascii="Arial" w:hAnsi="Arial"/>
      <w:color w:val="000000" w:themeColor="text1"/>
      <w:sz w:val="24"/>
    </w:rPr>
  </w:style>
  <w:style w:type="paragraph" w:styleId="Sumrio2">
    <w:name w:val="toc 2"/>
    <w:basedOn w:val="Normal"/>
    <w:next w:val="Normal"/>
    <w:autoRedefine/>
    <w:uiPriority w:val="39"/>
    <w:unhideWhenUsed/>
    <w:rsid w:val="00985427"/>
    <w:pPr>
      <w:spacing w:after="100"/>
      <w:ind w:left="240"/>
    </w:pPr>
  </w:style>
  <w:style w:type="paragraph" w:styleId="NormalWeb">
    <w:name w:val="Normal (Web)"/>
    <w:basedOn w:val="Normal"/>
    <w:uiPriority w:val="99"/>
    <w:semiHidden/>
    <w:unhideWhenUsed/>
    <w:rsid w:val="007232E4"/>
    <w:rPr>
      <w:rFonts w:ascii="Times New Roman" w:hAnsi="Times New Roman" w:cs="Times New Roman"/>
      <w:szCs w:val="24"/>
    </w:rPr>
  </w:style>
  <w:style w:type="character" w:styleId="MenoPendente">
    <w:name w:val="Unresolved Mention"/>
    <w:basedOn w:val="Fontepargpadro"/>
    <w:uiPriority w:val="99"/>
    <w:semiHidden/>
    <w:unhideWhenUsed/>
    <w:rsid w:val="006A7B64"/>
    <w:rPr>
      <w:color w:val="605E5C"/>
      <w:shd w:val="clear" w:color="auto" w:fill="E1DFDD"/>
    </w:rPr>
  </w:style>
  <w:style w:type="character" w:styleId="HiperlinkVisitado">
    <w:name w:val="FollowedHyperlink"/>
    <w:basedOn w:val="Fontepargpadro"/>
    <w:uiPriority w:val="99"/>
    <w:semiHidden/>
    <w:unhideWhenUsed/>
    <w:rsid w:val="00A21A23"/>
    <w:rPr>
      <w:color w:val="954F72" w:themeColor="followedHyperlink"/>
      <w:u w:val="single"/>
    </w:rPr>
  </w:style>
  <w:style w:type="table" w:styleId="Tabelacomgrade">
    <w:name w:val="Table Grid"/>
    <w:basedOn w:val="Tabelanormal"/>
    <w:uiPriority w:val="39"/>
    <w:rsid w:val="003A05A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B739E3"/>
    <w:rPr>
      <w:sz w:val="16"/>
      <w:szCs w:val="16"/>
    </w:rPr>
  </w:style>
  <w:style w:type="paragraph" w:styleId="Textodecomentrio">
    <w:name w:val="annotation text"/>
    <w:basedOn w:val="Normal"/>
    <w:link w:val="TextodecomentrioChar"/>
    <w:uiPriority w:val="99"/>
    <w:unhideWhenUsed/>
    <w:rsid w:val="00B739E3"/>
    <w:pPr>
      <w:spacing w:line="240" w:lineRule="auto"/>
    </w:pPr>
    <w:rPr>
      <w:sz w:val="20"/>
      <w:szCs w:val="20"/>
    </w:rPr>
  </w:style>
  <w:style w:type="character" w:customStyle="1" w:styleId="TextodecomentrioChar">
    <w:name w:val="Texto de comentário Char"/>
    <w:basedOn w:val="Fontepargpadro"/>
    <w:link w:val="Textodecomentrio"/>
    <w:uiPriority w:val="99"/>
    <w:rsid w:val="00B739E3"/>
    <w:rPr>
      <w:rFonts w:ascii="Arial" w:hAnsi="Arial"/>
      <w:color w:val="000000" w:themeColor="text1"/>
      <w:sz w:val="20"/>
      <w:szCs w:val="20"/>
    </w:rPr>
  </w:style>
  <w:style w:type="paragraph" w:styleId="Assuntodocomentrio">
    <w:name w:val="annotation subject"/>
    <w:basedOn w:val="Textodecomentrio"/>
    <w:next w:val="Textodecomentrio"/>
    <w:link w:val="AssuntodocomentrioChar"/>
    <w:uiPriority w:val="99"/>
    <w:semiHidden/>
    <w:unhideWhenUsed/>
    <w:rsid w:val="00B739E3"/>
    <w:rPr>
      <w:b/>
      <w:bCs/>
    </w:rPr>
  </w:style>
  <w:style w:type="character" w:customStyle="1" w:styleId="AssuntodocomentrioChar">
    <w:name w:val="Assunto do comentário Char"/>
    <w:basedOn w:val="TextodecomentrioChar"/>
    <w:link w:val="Assuntodocomentrio"/>
    <w:uiPriority w:val="99"/>
    <w:semiHidden/>
    <w:rsid w:val="00B739E3"/>
    <w:rPr>
      <w:rFonts w:ascii="Arial" w:hAnsi="Arial"/>
      <w:b/>
      <w:bCs/>
      <w:color w:val="000000" w:themeColor="text1"/>
      <w:sz w:val="20"/>
      <w:szCs w:val="20"/>
    </w:rPr>
  </w:style>
  <w:style w:type="paragraph" w:styleId="Sumrio3">
    <w:name w:val="toc 3"/>
    <w:basedOn w:val="Normal"/>
    <w:next w:val="Normal"/>
    <w:autoRedefine/>
    <w:uiPriority w:val="39"/>
    <w:unhideWhenUsed/>
    <w:rsid w:val="00A618D5"/>
    <w:pPr>
      <w:spacing w:after="100"/>
      <w:ind w:left="480"/>
    </w:pPr>
  </w:style>
  <w:style w:type="paragraph" w:styleId="Reviso">
    <w:name w:val="Revision"/>
    <w:hidden/>
    <w:uiPriority w:val="99"/>
    <w:semiHidden/>
    <w:rsid w:val="00E46863"/>
    <w:pPr>
      <w:spacing w:after="0" w:line="240" w:lineRule="auto"/>
    </w:pPr>
    <w:rPr>
      <w:rFonts w:ascii="Arial" w:hAnsi="Arial"/>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82562">
      <w:bodyDiv w:val="1"/>
      <w:marLeft w:val="0"/>
      <w:marRight w:val="0"/>
      <w:marTop w:val="0"/>
      <w:marBottom w:val="0"/>
      <w:divBdr>
        <w:top w:val="none" w:sz="0" w:space="0" w:color="auto"/>
        <w:left w:val="none" w:sz="0" w:space="0" w:color="auto"/>
        <w:bottom w:val="none" w:sz="0" w:space="0" w:color="auto"/>
        <w:right w:val="none" w:sz="0" w:space="0" w:color="auto"/>
      </w:divBdr>
    </w:div>
    <w:div w:id="193886781">
      <w:bodyDiv w:val="1"/>
      <w:marLeft w:val="0"/>
      <w:marRight w:val="0"/>
      <w:marTop w:val="0"/>
      <w:marBottom w:val="0"/>
      <w:divBdr>
        <w:top w:val="none" w:sz="0" w:space="0" w:color="auto"/>
        <w:left w:val="none" w:sz="0" w:space="0" w:color="auto"/>
        <w:bottom w:val="none" w:sz="0" w:space="0" w:color="auto"/>
        <w:right w:val="none" w:sz="0" w:space="0" w:color="auto"/>
      </w:divBdr>
    </w:div>
    <w:div w:id="897866249">
      <w:bodyDiv w:val="1"/>
      <w:marLeft w:val="0"/>
      <w:marRight w:val="0"/>
      <w:marTop w:val="0"/>
      <w:marBottom w:val="0"/>
      <w:divBdr>
        <w:top w:val="none" w:sz="0" w:space="0" w:color="auto"/>
        <w:left w:val="none" w:sz="0" w:space="0" w:color="auto"/>
        <w:bottom w:val="none" w:sz="0" w:space="0" w:color="auto"/>
        <w:right w:val="none" w:sz="0" w:space="0" w:color="auto"/>
      </w:divBdr>
    </w:div>
    <w:div w:id="1136946989">
      <w:bodyDiv w:val="1"/>
      <w:marLeft w:val="0"/>
      <w:marRight w:val="0"/>
      <w:marTop w:val="0"/>
      <w:marBottom w:val="0"/>
      <w:divBdr>
        <w:top w:val="none" w:sz="0" w:space="0" w:color="auto"/>
        <w:left w:val="none" w:sz="0" w:space="0" w:color="auto"/>
        <w:bottom w:val="none" w:sz="0" w:space="0" w:color="auto"/>
        <w:right w:val="none" w:sz="0" w:space="0" w:color="auto"/>
      </w:divBdr>
    </w:div>
    <w:div w:id="1681470166">
      <w:bodyDiv w:val="1"/>
      <w:marLeft w:val="0"/>
      <w:marRight w:val="0"/>
      <w:marTop w:val="0"/>
      <w:marBottom w:val="0"/>
      <w:divBdr>
        <w:top w:val="none" w:sz="0" w:space="0" w:color="auto"/>
        <w:left w:val="none" w:sz="0" w:space="0" w:color="auto"/>
        <w:bottom w:val="none" w:sz="0" w:space="0" w:color="auto"/>
        <w:right w:val="none" w:sz="0" w:space="0" w:color="auto"/>
      </w:divBdr>
    </w:div>
    <w:div w:id="1802722160">
      <w:bodyDiv w:val="1"/>
      <w:marLeft w:val="0"/>
      <w:marRight w:val="0"/>
      <w:marTop w:val="0"/>
      <w:marBottom w:val="0"/>
      <w:divBdr>
        <w:top w:val="none" w:sz="0" w:space="0" w:color="auto"/>
        <w:left w:val="none" w:sz="0" w:space="0" w:color="auto"/>
        <w:bottom w:val="none" w:sz="0" w:space="0" w:color="auto"/>
        <w:right w:val="none" w:sz="0" w:space="0" w:color="auto"/>
      </w:divBdr>
    </w:div>
    <w:div w:id="190409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hyperlink" Target="https://agenciagov.ebc.com.br/noticias/202401/divulgados-resultados-do-enem-2023" TargetMode="External"/><Relationship Id="rId170" Type="http://schemas.openxmlformats.org/officeDocument/2006/relationships/hyperlink" Target="https://gomining.com.br/" TargetMode="External"/><Relationship Id="rId107" Type="http://schemas.openxmlformats.org/officeDocument/2006/relationships/image" Target="media/image93.jpeg"/><Relationship Id="rId11" Type="http://schemas.microsoft.com/office/2018/08/relationships/commentsExtensible" Target="commentsExtensible.xml"/><Relationship Id="rId32" Type="http://schemas.openxmlformats.org/officeDocument/2006/relationships/image" Target="media/image18.jpe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hyperlink" Target="https://extra.globo.com/brasil/educacao/noticia/2023/10/abismo-no-enem-vantagem-de-escolas-privadas-na-redacao-e-quase-tres-vezes-maior-do-que-na-prova-objetiva.ghtm" TargetMode="External"/><Relationship Id="rId181" Type="http://schemas.openxmlformats.org/officeDocument/2006/relationships/hyperlink" Target="https://www.scielo.br/j/tl/a/xzBKry3YHNpTNwTjkXqSsks/?format=html&amp;lang=pt" TargetMode="External"/><Relationship Id="rId22" Type="http://schemas.openxmlformats.org/officeDocument/2006/relationships/image" Target="media/image8.sv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jpe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6.png"/><Relationship Id="rId171" Type="http://schemas.openxmlformats.org/officeDocument/2006/relationships/hyperlink" Targe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 TargetMode="External"/><Relationship Id="rId12" Type="http://schemas.openxmlformats.org/officeDocument/2006/relationships/header" Target="header1.xml"/><Relationship Id="rId33" Type="http://schemas.openxmlformats.org/officeDocument/2006/relationships/image" Target="media/image19.jpeg"/><Relationship Id="rId108" Type="http://schemas.openxmlformats.org/officeDocument/2006/relationships/image" Target="media/image94.jpeg"/><Relationship Id="rId129" Type="http://schemas.openxmlformats.org/officeDocument/2006/relationships/image" Target="media/image115.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6.png"/><Relationship Id="rId161" Type="http://schemas.openxmlformats.org/officeDocument/2006/relationships/hyperlink" Target="https://agilemanifesto.org/iso/ptbr/manifesto.html" TargetMode="External"/><Relationship Id="rId182" Type="http://schemas.openxmlformats.org/officeDocument/2006/relationships/hyperlink" Target="https://preprints.scielo.org/index.a/scielo/preprint/view/11056/version/11656" TargetMode="External"/><Relationship Id="rId6" Type="http://schemas.openxmlformats.org/officeDocument/2006/relationships/footnotes" Target="footnotes.xml"/><Relationship Id="rId23" Type="http://schemas.openxmlformats.org/officeDocument/2006/relationships/image" Target="media/image9.png"/><Relationship Id="rId119" Type="http://schemas.openxmlformats.org/officeDocument/2006/relationships/image" Target="media/image105.jpe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www.gov.br/inep/pt-br/centrais-de-conteudo/acervo-linha-editorial/publicacoes-institucionais/avaliacoes-e-exames-da-educacao-basica/a-redacao-do-enem-cartilha-do-a-participante" TargetMode="External"/><Relationship Id="rId13" Type="http://schemas.openxmlformats.org/officeDocument/2006/relationships/header" Target="header2.xml"/><Relationship Id="rId18" Type="http://schemas.openxmlformats.org/officeDocument/2006/relationships/header" Target="header3.xml"/><Relationship Id="rId39" Type="http://schemas.openxmlformats.org/officeDocument/2006/relationships/image" Target="media/image25.png"/><Relationship Id="rId109" Type="http://schemas.openxmlformats.org/officeDocument/2006/relationships/image" Target="media/image95.jpe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jpeg"/><Relationship Id="rId104" Type="http://schemas.openxmlformats.org/officeDocument/2006/relationships/image" Target="media/image90.jpeg"/><Relationship Id="rId120" Type="http://schemas.openxmlformats.org/officeDocument/2006/relationships/image" Target="media/image106.jpeg"/><Relationship Id="rId125" Type="http://schemas.openxmlformats.org/officeDocument/2006/relationships/image" Target="media/image111.jpe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hyperlink" Target="https://www.drawio.com/"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hyperlink" Target="https://agenciagov.ebc.com.br/noticias/202401/divulgados-resultados-do-enem-2023"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5.jpeg"/><Relationship Id="rId24" Type="http://schemas.openxmlformats.org/officeDocument/2006/relationships/image" Target="media/image10.jp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jpeg"/><Relationship Id="rId115" Type="http://schemas.openxmlformats.org/officeDocument/2006/relationships/image" Target="media/image101.jpe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hyperlink" Target="http://educa.fcc.org.br/scielo.php?script=sci_arttext&amp;pid=S1981-19692021000100130&amp;lng=pt&amp;nrm=iso" TargetMode="External"/><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73" Type="http://schemas.openxmlformats.org/officeDocument/2006/relationships/hyperlink" Target="https://download.inep.gov.br/download/enem/matriz_referencia.pdf" TargetMode="External"/><Relationship Id="rId19" Type="http://schemas.openxmlformats.org/officeDocument/2006/relationships/image" Target="media/image5.jpeg"/><Relationship Id="rId14" Type="http://schemas.openxmlformats.org/officeDocument/2006/relationships/image" Target="media/image1.png"/><Relationship Id="rId30" Type="http://schemas.openxmlformats.org/officeDocument/2006/relationships/image" Target="media/image16.jpeg"/><Relationship Id="rId35" Type="http://schemas.openxmlformats.org/officeDocument/2006/relationships/image" Target="media/image21.jpe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jpeg"/><Relationship Id="rId105" Type="http://schemas.openxmlformats.org/officeDocument/2006/relationships/image" Target="media/image91.jpeg"/><Relationship Id="rId126" Type="http://schemas.openxmlformats.org/officeDocument/2006/relationships/image" Target="media/image112.jpeg"/><Relationship Id="rId147" Type="http://schemas.openxmlformats.org/officeDocument/2006/relationships/image" Target="media/image133.png"/><Relationship Id="rId168" Type="http://schemas.openxmlformats.org/officeDocument/2006/relationships/hyperlink" Target="https://www.es.gov.br/Noticia/mais-da-metade-dos-alunos-da-rede-estadual-do-espirito-santo-tem-nota-acima-de-600-na-redacao-do-enem-2023" TargetMode="External"/><Relationship Id="rId8" Type="http://schemas.openxmlformats.org/officeDocument/2006/relationships/comments" Target="comment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jpeg"/><Relationship Id="rId121" Type="http://schemas.openxmlformats.org/officeDocument/2006/relationships/image" Target="media/image107.jpeg"/><Relationship Id="rId142" Type="http://schemas.openxmlformats.org/officeDocument/2006/relationships/image" Target="media/image128.png"/><Relationship Id="rId163" Type="http://schemas.openxmlformats.org/officeDocument/2006/relationships/hyperlink" Target="https://www.gov.br/inep/pt-br/acesso-a-informacao/dados-abertos/microdados" TargetMode="External"/><Relationship Id="rId184"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jpe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6.jpe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jpe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hyperlink" Target="https://jornaldebrasilia.com.br/noticias/brasil/redacao-do-enem-desafia-aluno-da-rede-estadual-e-abismo-com-escola-particular-chega-a-47/" TargetMode="External"/><Relationship Id="rId179" Type="http://schemas.openxmlformats.org/officeDocument/2006/relationships/hyperlink" Target="https://revistas.usp.br/ee/article/view/171074" TargetMode="External"/><Relationship Id="rId15" Type="http://schemas.openxmlformats.org/officeDocument/2006/relationships/image" Target="media/image2.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jpeg"/><Relationship Id="rId127" Type="http://schemas.openxmlformats.org/officeDocument/2006/relationships/image" Target="media/image113.png"/><Relationship Id="rId10" Type="http://schemas.microsoft.com/office/2016/09/relationships/commentsIds" Target="commentsIds.xml"/><Relationship Id="rId31" Type="http://schemas.openxmlformats.org/officeDocument/2006/relationships/image" Target="media/image17.jpe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jpeg"/><Relationship Id="rId101" Type="http://schemas.openxmlformats.org/officeDocument/2006/relationships/image" Target="media/image87.jpeg"/><Relationship Id="rId122" Type="http://schemas.openxmlformats.org/officeDocument/2006/relationships/image" Target="media/image108.jpe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hyperlink" Target="https://www.gov.br/mec/pt-br/assuntos/noticias/2025/janeiro/divulgados-resultados-do-enem-2024" TargetMode="External"/><Relationship Id="rId169" Type="http://schemas.openxmlformats.org/officeDocument/2006/relationships/hyperlink" Target="https://www.figma.com/pt-br/" TargetMode="External"/><Relationship Id="rId185"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80" Type="http://schemas.openxmlformats.org/officeDocument/2006/relationships/hyperlink" Target="https://sol.sbc.org.br/index.php/eniac/article/view/22769?utm_source=chatgpt.com" TargetMode="Externa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jpe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hyperlink" Target="https://seduc.se.gov.br/sergipe-tem-maior-media-de-redacao-no-enem-entre-as-redes-publicas-do-brasil/" TargetMode="External"/><Relationship Id="rId16" Type="http://schemas.openxmlformats.org/officeDocument/2006/relationships/image" Target="media/image3.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jpeg"/><Relationship Id="rId123" Type="http://schemas.openxmlformats.org/officeDocument/2006/relationships/image" Target="media/image109.jpeg"/><Relationship Id="rId144" Type="http://schemas.openxmlformats.org/officeDocument/2006/relationships/image" Target="media/image130.png"/><Relationship Id="rId90" Type="http://schemas.openxmlformats.org/officeDocument/2006/relationships/image" Target="media/image76.png"/><Relationship Id="rId165" Type="http://schemas.openxmlformats.org/officeDocument/2006/relationships/hyperlink" Target="https://coredacao.com/" TargetMode="External"/><Relationship Id="rId27" Type="http://schemas.openxmlformats.org/officeDocument/2006/relationships/image" Target="media/image13.jpe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jpeg"/><Relationship Id="rId134" Type="http://schemas.openxmlformats.org/officeDocument/2006/relationships/image" Target="media/image120.png"/><Relationship Id="rId80" Type="http://schemas.openxmlformats.org/officeDocument/2006/relationships/image" Target="media/image66.png"/><Relationship Id="rId155" Type="http://schemas.openxmlformats.org/officeDocument/2006/relationships/image" Target="media/image141.png"/><Relationship Id="rId176" Type="http://schemas.openxmlformats.org/officeDocument/2006/relationships/hyperlink" Target="https://brasilescola.uol.com.br/noticias/correcao-de-redacoes-por-ia-alcanca-95-de-assertividade/3131599.html" TargetMode="External"/><Relationship Id="rId17" Type="http://schemas.openxmlformats.org/officeDocument/2006/relationships/image" Target="media/image4.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jpeg"/><Relationship Id="rId124" Type="http://schemas.openxmlformats.org/officeDocument/2006/relationships/image" Target="media/image110.jpe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31.png"/><Relationship Id="rId166" Type="http://schemas.openxmlformats.org/officeDocument/2006/relationships/hyperlink" Target="https://no.descomplica.com.br/knowledge/tudo-sobre-a-corre%C3%A7%C3%A3o-das-suas-reda%C3%A7%C3%B5es" TargetMode="External"/><Relationship Id="rId1" Type="http://schemas.openxmlformats.org/officeDocument/2006/relationships/customXml" Target="../customXml/item1.xml"/><Relationship Id="rId28" Type="http://schemas.openxmlformats.org/officeDocument/2006/relationships/image" Target="media/image14.jpeg"/><Relationship Id="rId49" Type="http://schemas.openxmlformats.org/officeDocument/2006/relationships/image" Target="media/image35.png"/><Relationship Id="rId114" Type="http://schemas.openxmlformats.org/officeDocument/2006/relationships/image" Target="media/image100.jpeg"/><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hyperlink" Target="https://recima21.com.br/recima21/article/view/3103/225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5196-F4BE-439A-845A-D85CB6AA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85</Pages>
  <Words>9786</Words>
  <Characters>52847</Characters>
  <Application>Microsoft Office Word</Application>
  <DocSecurity>0</DocSecurity>
  <Lines>440</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GUIMARAES DOS SANTOS</dc:creator>
  <cp:keywords/>
  <dc:description/>
  <cp:lastModifiedBy>paulo_63588@UIRAPURU.BR</cp:lastModifiedBy>
  <cp:revision>8</cp:revision>
  <cp:lastPrinted>2026-03-04T19:10:00Z</cp:lastPrinted>
  <dcterms:created xsi:type="dcterms:W3CDTF">2026-03-04T19:10:00Z</dcterms:created>
  <dcterms:modified xsi:type="dcterms:W3CDTF">2026-03-31T22:56:00Z</dcterms:modified>
</cp:coreProperties>
</file>